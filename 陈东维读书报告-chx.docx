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F82" w:rsidRDefault="003C2F82" w:rsidP="003C2F82">
      <w:pPr>
        <w:spacing w:line="300" w:lineRule="auto"/>
        <w:jc w:val="center"/>
        <w:rPr>
          <w:rFonts w:ascii="宋体" w:eastAsia="宋体" w:hAnsi="宋体"/>
          <w:sz w:val="24"/>
          <w:szCs w:val="24"/>
        </w:rPr>
      </w:pPr>
      <w:r>
        <w:rPr>
          <w:rFonts w:ascii="宋体" w:eastAsia="宋体" w:hAnsi="宋体" w:hint="eastAsia"/>
          <w:sz w:val="24"/>
          <w:szCs w:val="24"/>
        </w:rPr>
        <w:t>神经形态计算读书报告</w:t>
      </w:r>
    </w:p>
    <w:p w:rsidR="00373474" w:rsidRDefault="00373474" w:rsidP="003C2F82">
      <w:pPr>
        <w:spacing w:line="300" w:lineRule="auto"/>
        <w:jc w:val="center"/>
        <w:rPr>
          <w:rFonts w:ascii="宋体" w:eastAsia="宋体" w:hAnsi="宋体" w:hint="eastAsia"/>
          <w:sz w:val="24"/>
          <w:szCs w:val="24"/>
        </w:rPr>
      </w:pPr>
      <w:ins w:id="0" w:author="Chengxu" w:date="2018-01-11T10:02:00Z">
        <w:r>
          <w:rPr>
            <w:rFonts w:ascii="宋体" w:eastAsia="宋体" w:hAnsi="宋体" w:hint="eastAsia"/>
            <w:sz w:val="24"/>
            <w:szCs w:val="24"/>
          </w:rPr>
          <w:t>（全文</w:t>
        </w:r>
      </w:ins>
      <w:ins w:id="1" w:author="Chengxu" w:date="2018-01-11T10:04:00Z">
        <w:r>
          <w:rPr>
            <w:rFonts w:ascii="宋体" w:eastAsia="宋体" w:hAnsi="宋体" w:hint="eastAsia"/>
            <w:sz w:val="24"/>
            <w:szCs w:val="24"/>
          </w:rPr>
          <w:t>建议</w:t>
        </w:r>
      </w:ins>
      <w:ins w:id="2" w:author="Chengxu" w:date="2018-01-11T10:02:00Z">
        <w:r>
          <w:rPr>
            <w:rFonts w:ascii="宋体" w:eastAsia="宋体" w:hAnsi="宋体" w:hint="eastAsia"/>
            <w:sz w:val="24"/>
            <w:szCs w:val="24"/>
          </w:rPr>
          <w:t>按学校学位</w:t>
        </w:r>
      </w:ins>
      <w:ins w:id="3" w:author="Chengxu" w:date="2018-01-11T10:03:00Z">
        <w:r>
          <w:rPr>
            <w:rFonts w:ascii="宋体" w:eastAsia="宋体" w:hAnsi="宋体" w:hint="eastAsia"/>
            <w:sz w:val="24"/>
            <w:szCs w:val="24"/>
          </w:rPr>
          <w:t>论文要求</w:t>
        </w:r>
      </w:ins>
      <w:ins w:id="4" w:author="Chengxu" w:date="2018-01-11T10:02:00Z">
        <w:r>
          <w:rPr>
            <w:rFonts w:ascii="宋体" w:eastAsia="宋体" w:hAnsi="宋体" w:hint="eastAsia"/>
            <w:sz w:val="24"/>
            <w:szCs w:val="24"/>
          </w:rPr>
          <w:t>排版</w:t>
        </w:r>
      </w:ins>
      <w:ins w:id="5" w:author="Chengxu" w:date="2018-01-11T10:19:00Z">
        <w:r w:rsidR="006D0A8A">
          <w:rPr>
            <w:rFonts w:ascii="宋体" w:eastAsia="宋体" w:hAnsi="宋体" w:hint="eastAsia"/>
            <w:sz w:val="24"/>
            <w:szCs w:val="24"/>
          </w:rPr>
          <w:t>；注意全文章节编目的</w:t>
        </w:r>
      </w:ins>
      <w:ins w:id="6" w:author="Chengxu" w:date="2018-01-11T10:20:00Z">
        <w:r w:rsidR="006D0A8A">
          <w:rPr>
            <w:rFonts w:ascii="宋体" w:eastAsia="宋体" w:hAnsi="宋体" w:hint="eastAsia"/>
            <w:sz w:val="24"/>
            <w:szCs w:val="24"/>
          </w:rPr>
          <w:t>要求</w:t>
        </w:r>
      </w:ins>
      <w:ins w:id="7" w:author="Chengxu" w:date="2018-01-11T10:02:00Z">
        <w:r>
          <w:rPr>
            <w:rFonts w:ascii="宋体" w:eastAsia="宋体" w:hAnsi="宋体" w:hint="eastAsia"/>
            <w:sz w:val="24"/>
            <w:szCs w:val="24"/>
          </w:rPr>
          <w:t>）</w:t>
        </w:r>
      </w:ins>
    </w:p>
    <w:p w:rsidR="00EA40D9" w:rsidRPr="00BE651A" w:rsidRDefault="0046736E"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研究背景</w:t>
      </w:r>
    </w:p>
    <w:p w:rsidR="00321577" w:rsidRDefault="00321577" w:rsidP="00BE651A">
      <w:pPr>
        <w:spacing w:line="300" w:lineRule="auto"/>
        <w:ind w:firstLine="420"/>
        <w:rPr>
          <w:rFonts w:ascii="宋体" w:eastAsia="宋体" w:hAnsi="宋体"/>
          <w:sz w:val="24"/>
          <w:szCs w:val="24"/>
        </w:rPr>
      </w:pPr>
      <w:r>
        <w:rPr>
          <w:rFonts w:ascii="宋体" w:eastAsia="宋体" w:hAnsi="宋体" w:hint="eastAsia"/>
          <w:sz w:val="24"/>
          <w:szCs w:val="24"/>
        </w:rPr>
        <w:t>神经形态计算</w:t>
      </w:r>
      <w:ins w:id="8" w:author="Chengxu" w:date="2018-01-11T10:04:00Z">
        <w:r w:rsidR="00373474">
          <w:rPr>
            <w:rFonts w:ascii="宋体" w:eastAsia="宋体" w:hAnsi="宋体" w:hint="eastAsia"/>
            <w:sz w:val="24"/>
            <w:szCs w:val="24"/>
          </w:rPr>
          <w:t>（需要</w:t>
        </w:r>
      </w:ins>
      <w:ins w:id="9" w:author="Chengxu" w:date="2018-01-11T10:05:00Z">
        <w:r w:rsidR="00373474">
          <w:rPr>
            <w:rFonts w:ascii="宋体" w:eastAsia="宋体" w:hAnsi="宋体" w:hint="eastAsia"/>
            <w:sz w:val="24"/>
            <w:szCs w:val="24"/>
          </w:rPr>
          <w:t>强调的专业术语首次出现时，最好能标出相对应英文</w:t>
        </w:r>
      </w:ins>
      <w:ins w:id="10" w:author="Chengxu" w:date="2018-01-11T10:07:00Z">
        <w:r w:rsidR="00160E3E">
          <w:rPr>
            <w:rFonts w:ascii="宋体" w:eastAsia="宋体" w:hAnsi="宋体" w:hint="eastAsia"/>
            <w:sz w:val="24"/>
            <w:szCs w:val="24"/>
          </w:rPr>
          <w:t>。下同！</w:t>
        </w:r>
      </w:ins>
      <w:ins w:id="11" w:author="Chengxu" w:date="2018-01-11T10:04:00Z">
        <w:r w:rsidR="00373474">
          <w:rPr>
            <w:rFonts w:ascii="宋体" w:eastAsia="宋体" w:hAnsi="宋体" w:hint="eastAsia"/>
            <w:sz w:val="24"/>
            <w:szCs w:val="24"/>
          </w:rPr>
          <w:t>）</w:t>
        </w:r>
      </w:ins>
      <w:r>
        <w:rPr>
          <w:rFonts w:ascii="宋体" w:eastAsia="宋体" w:hAnsi="宋体" w:hint="eastAsia"/>
          <w:sz w:val="24"/>
          <w:szCs w:val="24"/>
        </w:rPr>
        <w:t>是人工智能技术与神经科学所交融的一个领域，这里包含了机器学习、人工智能、硬件开发、新材料以及神经科学的新发现。“神经形态”这个词在最初被提出时指的是</w:t>
      </w:r>
      <w:r w:rsidR="008D1B3A">
        <w:rPr>
          <w:rFonts w:ascii="宋体" w:eastAsia="宋体" w:hAnsi="宋体" w:hint="eastAsia"/>
          <w:sz w:val="24"/>
          <w:szCs w:val="24"/>
        </w:rPr>
        <w:t>一类特制的设备或芯片，在它们的结构中包含了模拟电路，并且</w:t>
      </w:r>
      <w:r w:rsidR="003C2F82">
        <w:rPr>
          <w:rFonts w:ascii="宋体" w:eastAsia="宋体" w:hAnsi="宋体" w:hint="eastAsia"/>
          <w:sz w:val="24"/>
          <w:szCs w:val="24"/>
        </w:rPr>
        <w:t>能够</w:t>
      </w:r>
      <w:r w:rsidR="008D1B3A">
        <w:rPr>
          <w:rFonts w:ascii="宋体" w:eastAsia="宋体" w:hAnsi="宋体" w:hint="eastAsia"/>
          <w:sz w:val="24"/>
          <w:szCs w:val="24"/>
        </w:rPr>
        <w:t>模仿生物神经行为[</w:t>
      </w:r>
      <w:r w:rsidR="008D1B3A">
        <w:rPr>
          <w:rFonts w:ascii="宋体" w:eastAsia="宋体" w:hAnsi="宋体"/>
          <w:sz w:val="24"/>
          <w:szCs w:val="24"/>
        </w:rPr>
        <w:t>1</w:t>
      </w:r>
      <w:r w:rsidR="008D1B3A">
        <w:rPr>
          <w:rFonts w:ascii="宋体" w:eastAsia="宋体" w:hAnsi="宋体" w:hint="eastAsia"/>
          <w:sz w:val="24"/>
          <w:szCs w:val="24"/>
        </w:rPr>
        <w:t>]。</w:t>
      </w:r>
      <w:r w:rsidR="009766EA">
        <w:rPr>
          <w:rFonts w:ascii="宋体" w:eastAsia="宋体" w:hAnsi="宋体" w:hint="eastAsia"/>
          <w:sz w:val="24"/>
          <w:szCs w:val="24"/>
        </w:rPr>
        <w:t>时至今日，神经形态计算已包括了软硬件协同、材料科学、神经科学等多种不同领域</w:t>
      </w:r>
      <w:r w:rsidR="003C2F82">
        <w:rPr>
          <w:rFonts w:ascii="宋体" w:eastAsia="宋体" w:hAnsi="宋体" w:hint="eastAsia"/>
          <w:sz w:val="24"/>
          <w:szCs w:val="24"/>
        </w:rPr>
        <w:t>，而且同人工智能技术有着紧密的结合</w:t>
      </w:r>
      <w:r w:rsidR="005A4E3A">
        <w:rPr>
          <w:rFonts w:ascii="宋体" w:eastAsia="宋体" w:hAnsi="宋体" w:hint="eastAsia"/>
          <w:sz w:val="24"/>
          <w:szCs w:val="24"/>
        </w:rPr>
        <w:t>，其中最吸引人的便是对脑的研究</w:t>
      </w:r>
      <w:r w:rsidR="003C2F82">
        <w:rPr>
          <w:rFonts w:ascii="宋体" w:eastAsia="宋体" w:hAnsi="宋体" w:hint="eastAsia"/>
          <w:sz w:val="24"/>
          <w:szCs w:val="24"/>
        </w:rPr>
        <w:t>。</w:t>
      </w:r>
    </w:p>
    <w:p w:rsidR="003C2F82" w:rsidRPr="003C2F82" w:rsidRDefault="003C2F82" w:rsidP="003C2F82">
      <w:pPr>
        <w:spacing w:line="300" w:lineRule="auto"/>
        <w:ind w:firstLine="420"/>
        <w:rPr>
          <w:rFonts w:ascii="宋体" w:eastAsia="宋体" w:hAnsi="宋体"/>
          <w:sz w:val="24"/>
          <w:szCs w:val="24"/>
        </w:rPr>
      </w:pPr>
      <w:r w:rsidRPr="00BE651A">
        <w:rPr>
          <w:rFonts w:ascii="宋体" w:eastAsia="宋体" w:hAnsi="宋体" w:hint="eastAsia"/>
          <w:sz w:val="24"/>
          <w:szCs w:val="24"/>
        </w:rPr>
        <w:t>随着人工智能技术的发展，传统计算机在人脸识别、语言处理以及逻辑推理等方面取得了极大的进步，但是在效率上仍然无法与以人脑为代表的生物神经网络相比。尽管脑的工作机理目前尚未完全摸清，但神经系统所具有的巨大潜力仍吸引了相当多的</w:t>
      </w:r>
      <w:del w:id="12" w:author="Chengxu" w:date="2018-01-11T10:08:00Z">
        <w:r w:rsidRPr="00BE651A" w:rsidDel="00160E3E">
          <w:rPr>
            <w:rFonts w:ascii="宋体" w:eastAsia="宋体" w:hAnsi="宋体" w:hint="eastAsia"/>
            <w:sz w:val="24"/>
            <w:szCs w:val="24"/>
          </w:rPr>
          <w:delText>科学家</w:delText>
        </w:r>
      </w:del>
      <w:ins w:id="13" w:author="Chengxu" w:date="2018-01-11T10:08:00Z">
        <w:r w:rsidR="00160E3E">
          <w:rPr>
            <w:rFonts w:ascii="宋体" w:eastAsia="宋体" w:hAnsi="宋体" w:hint="eastAsia"/>
            <w:sz w:val="24"/>
            <w:szCs w:val="24"/>
          </w:rPr>
          <w:t>科技人员</w:t>
        </w:r>
      </w:ins>
      <w:r w:rsidRPr="00BE651A">
        <w:rPr>
          <w:rFonts w:ascii="宋体" w:eastAsia="宋体" w:hAnsi="宋体" w:hint="eastAsia"/>
          <w:sz w:val="24"/>
          <w:szCs w:val="24"/>
        </w:rPr>
        <w:t>投身其中。这其中既包括了希望探明人脑工作原理与智能原理的神经科学家和认知科学家，也包括了希望通过对生物神经网络的理解来改进计算体系结构的计算机</w:t>
      </w:r>
      <w:del w:id="14" w:author="Chengxu" w:date="2018-01-11T10:08:00Z">
        <w:r w:rsidRPr="00BE651A" w:rsidDel="00160E3E">
          <w:rPr>
            <w:rFonts w:ascii="宋体" w:eastAsia="宋体" w:hAnsi="宋体" w:hint="eastAsia"/>
            <w:sz w:val="24"/>
            <w:szCs w:val="24"/>
          </w:rPr>
          <w:delText>科学家</w:delText>
        </w:r>
      </w:del>
      <w:ins w:id="15" w:author="Chengxu" w:date="2018-01-11T10:08:00Z">
        <w:r w:rsidR="00160E3E">
          <w:rPr>
            <w:rFonts w:ascii="宋体" w:eastAsia="宋体" w:hAnsi="宋体" w:hint="eastAsia"/>
            <w:sz w:val="24"/>
            <w:szCs w:val="24"/>
          </w:rPr>
          <w:t>研究人员</w:t>
        </w:r>
      </w:ins>
      <w:r w:rsidRPr="00BE651A">
        <w:rPr>
          <w:rFonts w:ascii="宋体" w:eastAsia="宋体" w:hAnsi="宋体" w:hint="eastAsia"/>
          <w:sz w:val="24"/>
          <w:szCs w:val="24"/>
        </w:rPr>
        <w:t>。</w:t>
      </w:r>
    </w:p>
    <w:p w:rsidR="00107192" w:rsidRPr="00BE651A" w:rsidRDefault="00116DC0"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在神经科学方面，根据已有的对神经系统的了解，神经科学家们建立了一系列用于模拟神经元行为的神经元模型，探明了神经元工作过程中的多种电化学过程。但是仅对单个神经元的行为进行研究是不够的，生物神经系统中不仅有大量的神经元，神经元之间还存在着复杂的突触网络</w:t>
      </w:r>
      <w:r w:rsidR="00107192" w:rsidRPr="00BE651A">
        <w:rPr>
          <w:rFonts w:ascii="宋体" w:eastAsia="宋体" w:hAnsi="宋体" w:hint="eastAsia"/>
          <w:sz w:val="24"/>
          <w:szCs w:val="24"/>
        </w:rPr>
        <w:t>，</w:t>
      </w:r>
      <w:r w:rsidRPr="00BE651A">
        <w:rPr>
          <w:rFonts w:ascii="宋体" w:eastAsia="宋体" w:hAnsi="宋体" w:hint="eastAsia"/>
          <w:sz w:val="24"/>
          <w:szCs w:val="24"/>
        </w:rPr>
        <w:t>生物神经系统的各种功能是</w:t>
      </w:r>
      <w:r w:rsidR="00107192" w:rsidRPr="00BE651A">
        <w:rPr>
          <w:rFonts w:ascii="宋体" w:eastAsia="宋体" w:hAnsi="宋体" w:hint="eastAsia"/>
          <w:sz w:val="24"/>
          <w:szCs w:val="24"/>
        </w:rPr>
        <w:t>由特定区域中所有神经元之间交互的结果。</w:t>
      </w:r>
    </w:p>
    <w:p w:rsidR="00564139" w:rsidRPr="00BE651A" w:rsidRDefault="00107192"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另外，神经系统的结构并不固定。人类的大脑中具有数十亿</w:t>
      </w:r>
      <w:ins w:id="16" w:author="Chengxu" w:date="2018-01-11T10:10:00Z">
        <w:r w:rsidR="00EB5445">
          <w:rPr>
            <w:rFonts w:ascii="宋体" w:eastAsia="宋体" w:hAnsi="宋体" w:hint="eastAsia"/>
            <w:sz w:val="24"/>
            <w:szCs w:val="24"/>
          </w:rPr>
          <w:t>（</w:t>
        </w:r>
        <w:r w:rsidR="00EB5445">
          <w:rPr>
            <w:rFonts w:ascii="宋体" w:eastAsia="宋体" w:hAnsi="宋体" w:hint="eastAsia"/>
            <w:sz w:val="24"/>
            <w:szCs w:val="24"/>
          </w:rPr>
          <w:t>&gt;</w:t>
        </w:r>
        <w:r w:rsidR="00EB5445">
          <w:rPr>
            <w:rFonts w:ascii="宋体" w:eastAsia="宋体" w:hAnsi="宋体" w:hint="eastAsia"/>
            <w:sz w:val="24"/>
            <w:szCs w:val="24"/>
          </w:rPr>
          <w:t>10</w:t>
        </w:r>
        <w:r w:rsidR="00EB5445">
          <w:rPr>
            <w:rFonts w:ascii="宋体" w:eastAsia="宋体" w:hAnsi="宋体"/>
            <w:sz w:val="24"/>
            <w:szCs w:val="24"/>
          </w:rPr>
          <w:t>^11</w:t>
        </w:r>
        <w:r w:rsidR="00EB5445">
          <w:rPr>
            <w:rFonts w:ascii="宋体" w:eastAsia="宋体" w:hAnsi="宋体" w:hint="eastAsia"/>
            <w:sz w:val="24"/>
            <w:szCs w:val="24"/>
          </w:rPr>
          <w:t>）</w:t>
        </w:r>
      </w:ins>
      <w:r w:rsidRPr="00BE651A">
        <w:rPr>
          <w:rFonts w:ascii="宋体" w:eastAsia="宋体" w:hAnsi="宋体" w:hint="eastAsia"/>
          <w:sz w:val="24"/>
          <w:szCs w:val="24"/>
        </w:rPr>
        <w:t>的神经元细胞，在整个生命过程中，一个人可能会失去约20%的神经细胞，但是大脑仍然能保持同样的功能。这说明了神经系统的结构并不是一成不变的，其结构具有可塑性。</w:t>
      </w:r>
      <w:r w:rsidR="00564139" w:rsidRPr="00BE651A">
        <w:rPr>
          <w:rFonts w:ascii="宋体" w:eastAsia="宋体" w:hAnsi="宋体" w:hint="eastAsia"/>
          <w:sz w:val="24"/>
          <w:szCs w:val="24"/>
        </w:rPr>
        <w:t>因此，在神经元模型之外，神经科学家还提出了多种的神经网络模型</w:t>
      </w:r>
      <w:r w:rsidR="00104283" w:rsidRPr="00BE651A">
        <w:rPr>
          <w:rFonts w:ascii="宋体" w:eastAsia="宋体" w:hAnsi="宋体" w:hint="eastAsia"/>
          <w:sz w:val="24"/>
          <w:szCs w:val="24"/>
        </w:rPr>
        <w:t>来研究神经系统的拓扑结构</w:t>
      </w:r>
      <w:r w:rsidR="00564139" w:rsidRPr="00BE651A">
        <w:rPr>
          <w:rFonts w:ascii="宋体" w:eastAsia="宋体" w:hAnsi="宋体" w:hint="eastAsia"/>
          <w:sz w:val="24"/>
          <w:szCs w:val="24"/>
        </w:rPr>
        <w:t>，例如Hopfield神经网络、Hohonen自组织网络等等</w:t>
      </w:r>
    </w:p>
    <w:p w:rsidR="00564139" w:rsidRPr="00BE651A" w:rsidRDefault="00564139"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随着对生物神经系统理解的加深，计算机科学在也在试图从生物神经系统中寻找灵感。1958年，心理学家及计算机科学家Rosenblatt提出了感知机的概念</w:t>
      </w:r>
      <w:r w:rsidR="00297A9E">
        <w:rPr>
          <w:rFonts w:ascii="宋体" w:eastAsia="宋体" w:hAnsi="宋体" w:hint="eastAsia"/>
          <w:sz w:val="24"/>
          <w:szCs w:val="24"/>
        </w:rPr>
        <w:t>[</w:t>
      </w:r>
      <w:r w:rsidR="00297A9E">
        <w:rPr>
          <w:rFonts w:ascii="宋体" w:eastAsia="宋体" w:hAnsi="宋体"/>
          <w:sz w:val="24"/>
          <w:szCs w:val="24"/>
        </w:rPr>
        <w:t>2</w:t>
      </w:r>
      <w:r w:rsidR="00297A9E">
        <w:rPr>
          <w:rFonts w:ascii="宋体" w:eastAsia="宋体" w:hAnsi="宋体" w:hint="eastAsia"/>
          <w:sz w:val="24"/>
          <w:szCs w:val="24"/>
        </w:rPr>
        <w:t>]</w:t>
      </w:r>
      <w:r w:rsidR="0074118A" w:rsidRPr="00BE651A">
        <w:rPr>
          <w:rFonts w:ascii="宋体" w:eastAsia="宋体" w:hAnsi="宋体" w:hint="eastAsia"/>
          <w:sz w:val="24"/>
          <w:szCs w:val="24"/>
        </w:rPr>
        <w:t>。感知机仿照神经元设计，将一组输入分别乘以权重最后求和，将最后的总和与事先设定好的阈值进行比较，如果超过阈值，那么感知机被“激活”，输出置为有效，反之输出则为无效</w:t>
      </w:r>
      <w:r w:rsidR="00C17162" w:rsidRPr="00BE651A">
        <w:rPr>
          <w:rFonts w:ascii="宋体" w:eastAsia="宋体" w:hAnsi="宋体" w:hint="eastAsia"/>
          <w:sz w:val="24"/>
          <w:szCs w:val="24"/>
        </w:rPr>
        <w:t>。</w:t>
      </w:r>
    </w:p>
    <w:p w:rsidR="006737D4" w:rsidRPr="00BE651A" w:rsidRDefault="00104283"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单层感知机对于线性问题具有分类效果，但是对于非线性的分类问题难以处理。因此，人们考虑将多个感知机按一定的拓扑结构进行组合，从而增加分类系统的维度</w:t>
      </w:r>
      <w:r w:rsidR="008A0431" w:rsidRPr="00BE651A">
        <w:rPr>
          <w:rFonts w:ascii="宋体" w:eastAsia="宋体" w:hAnsi="宋体" w:hint="eastAsia"/>
          <w:sz w:val="24"/>
          <w:szCs w:val="24"/>
        </w:rPr>
        <w:t>，于是形成了多个感知机以网络结构的形式实现多个输出的多层感知机。</w:t>
      </w:r>
      <w:r w:rsidR="008A0431" w:rsidRPr="00BE651A">
        <w:rPr>
          <w:rFonts w:ascii="宋体" w:eastAsia="宋体" w:hAnsi="宋体" w:hint="eastAsia"/>
          <w:sz w:val="24"/>
          <w:szCs w:val="24"/>
        </w:rPr>
        <w:lastRenderedPageBreak/>
        <w:t>这也是人工神经网络的最初原型。</w:t>
      </w:r>
    </w:p>
    <w:p w:rsidR="008A0431" w:rsidRPr="00BE651A" w:rsidRDefault="00FC679F"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在人工神经网络刚开始发展时，多层感知机中的权重值主要是依赖人工方式调整。R</w:t>
      </w:r>
      <w:r w:rsidRPr="00BE651A">
        <w:rPr>
          <w:rFonts w:ascii="宋体" w:eastAsia="宋体" w:hAnsi="宋体"/>
          <w:sz w:val="24"/>
          <w:szCs w:val="24"/>
        </w:rPr>
        <w:t>osenblatt</w:t>
      </w:r>
      <w:r w:rsidRPr="00BE651A">
        <w:rPr>
          <w:rFonts w:ascii="宋体" w:eastAsia="宋体" w:hAnsi="宋体" w:hint="eastAsia"/>
          <w:sz w:val="24"/>
          <w:szCs w:val="24"/>
        </w:rPr>
        <w:t>在提出感知机时一并提出了一个直观的“学习”方法：</w:t>
      </w:r>
      <w:r w:rsidR="00444452" w:rsidRPr="00BE651A">
        <w:rPr>
          <w:rFonts w:ascii="宋体" w:eastAsia="宋体" w:hAnsi="宋体" w:hint="eastAsia"/>
          <w:sz w:val="24"/>
          <w:szCs w:val="24"/>
        </w:rPr>
        <w:t>将输出结果与实际值相比较，如果输出偏低则调高权重值，反之亦然。</w:t>
      </w:r>
      <w:r w:rsidR="00DB7E49" w:rsidRPr="00BE651A">
        <w:rPr>
          <w:rFonts w:ascii="宋体" w:eastAsia="宋体" w:hAnsi="宋体" w:hint="eastAsia"/>
          <w:sz w:val="24"/>
          <w:szCs w:val="24"/>
        </w:rPr>
        <w:t>直到20世纪80年代，反向传播算法开始出现，从而使得多层感知机具备了自行从数据中计算误差并修正权重的能力，</w:t>
      </w:r>
      <w:r w:rsidR="00344D4A" w:rsidRPr="00BE651A">
        <w:rPr>
          <w:rFonts w:ascii="宋体" w:eastAsia="宋体" w:hAnsi="宋体" w:hint="eastAsia"/>
          <w:sz w:val="24"/>
          <w:szCs w:val="24"/>
        </w:rPr>
        <w:t>形成了较为成熟的模型自动训练机制。</w:t>
      </w:r>
      <w:r w:rsidR="00EA7B5C" w:rsidRPr="00BE651A">
        <w:rPr>
          <w:rFonts w:ascii="宋体" w:eastAsia="宋体" w:hAnsi="宋体" w:hint="eastAsia"/>
          <w:sz w:val="24"/>
          <w:szCs w:val="24"/>
        </w:rPr>
        <w:t>自此之后，各种浅层模型开始出现，例如支持向量机、最大熵方法等。</w:t>
      </w:r>
    </w:p>
    <w:p w:rsidR="00EA7B5C" w:rsidRPr="00BE651A" w:rsidRDefault="00EA7B5C"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2006年，Geoffrey Hinton发表文章指出，具有多层隐层的神经网络可以更好地对数据提取特征，同时利用无监督学习实现的逐层初始化方法可以克服原本训练深度神经网络的瓶颈</w:t>
      </w:r>
      <w:r w:rsidR="00BD73EA">
        <w:rPr>
          <w:rFonts w:ascii="宋体" w:eastAsia="宋体" w:hAnsi="宋体" w:hint="eastAsia"/>
          <w:sz w:val="24"/>
          <w:szCs w:val="24"/>
        </w:rPr>
        <w:t>[</w:t>
      </w:r>
      <w:r w:rsidR="00BD73EA">
        <w:rPr>
          <w:rFonts w:ascii="宋体" w:eastAsia="宋体" w:hAnsi="宋体"/>
          <w:sz w:val="24"/>
          <w:szCs w:val="24"/>
        </w:rPr>
        <w:t>3</w:t>
      </w:r>
      <w:r w:rsidR="00BD73EA">
        <w:rPr>
          <w:rFonts w:ascii="宋体" w:eastAsia="宋体" w:hAnsi="宋体" w:hint="eastAsia"/>
          <w:sz w:val="24"/>
          <w:szCs w:val="24"/>
        </w:rPr>
        <w:t>]</w:t>
      </w:r>
      <w:r w:rsidRPr="00BE651A">
        <w:rPr>
          <w:rFonts w:ascii="宋体" w:eastAsia="宋体" w:hAnsi="宋体" w:hint="eastAsia"/>
          <w:sz w:val="24"/>
          <w:szCs w:val="24"/>
        </w:rPr>
        <w:t>，这标志着深度学习概念的开启。深度学习所使用的逐层分级处理的方法也有仿生学角度的支持：1981年获得诺贝尔医学奖的Hubel-Wiesel模型中发现了动物的视觉系统分级处理信息，每一级的神经元会对上一级的信息进行进一步的抽象与迭代，最终得到大脑中的感知概念。</w:t>
      </w:r>
    </w:p>
    <w:p w:rsidR="00551749" w:rsidRPr="00BE651A" w:rsidRDefault="000D392C"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深度学习概念提出后，世界范围内很多大学与研究机构都对此进行了研究，并提出了更多的人工神经网络模型，如卷积神经网络CNN、递归神经网络RNN、二值神经网络BNN等。随着深度神经网络模型的日益复杂化，如何对神经网络模型进行快速有效的处理成为了一个重要课题。</w:t>
      </w:r>
      <w:r w:rsidR="000D36FE" w:rsidRPr="00BE651A">
        <w:rPr>
          <w:rFonts w:ascii="宋体" w:eastAsia="宋体" w:hAnsi="宋体" w:hint="eastAsia"/>
          <w:sz w:val="24"/>
          <w:szCs w:val="24"/>
        </w:rPr>
        <w:t>另一方面，随着对人脑研究的深入，我们也需要构建</w:t>
      </w:r>
      <w:r w:rsidR="00551749" w:rsidRPr="00BE651A">
        <w:rPr>
          <w:rFonts w:ascii="宋体" w:eastAsia="宋体" w:hAnsi="宋体" w:hint="eastAsia"/>
          <w:sz w:val="24"/>
          <w:szCs w:val="24"/>
        </w:rPr>
        <w:t>高效的、规模足够大</w:t>
      </w:r>
      <w:r w:rsidR="000D36FE" w:rsidRPr="00BE651A">
        <w:rPr>
          <w:rFonts w:ascii="宋体" w:eastAsia="宋体" w:hAnsi="宋体" w:hint="eastAsia"/>
          <w:sz w:val="24"/>
          <w:szCs w:val="24"/>
        </w:rPr>
        <w:t>的神经系统模拟器，以探究人脑的工作机理，甚至更进一步，探索智能所具有的基本特性乃至真正利用计算机实现智能。</w:t>
      </w:r>
      <w:r w:rsidR="00297A9E">
        <w:rPr>
          <w:rFonts w:ascii="宋体" w:eastAsia="宋体" w:hAnsi="宋体" w:hint="eastAsia"/>
          <w:sz w:val="24"/>
          <w:szCs w:val="24"/>
        </w:rPr>
        <w:t>这两方面问题的逐渐交汇，构成了今天的神经形态计算。</w:t>
      </w:r>
    </w:p>
    <w:p w:rsidR="00551749" w:rsidRPr="00BE651A" w:rsidRDefault="00551749"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有效地支持人工神经网络模型的训练与运行，和构建高效的大规模神经系统模拟器并不是两个独立的问题。</w:t>
      </w:r>
      <w:r w:rsidR="00463D15" w:rsidRPr="00BE651A">
        <w:rPr>
          <w:rFonts w:ascii="宋体" w:eastAsia="宋体" w:hAnsi="宋体" w:hint="eastAsia"/>
          <w:sz w:val="24"/>
          <w:szCs w:val="24"/>
        </w:rPr>
        <w:t>人工神经网络的提出与发展都受到生物神经系统结构的启发，各种模型</w:t>
      </w:r>
      <w:r w:rsidR="00B760FB" w:rsidRPr="00BE651A">
        <w:rPr>
          <w:rFonts w:ascii="宋体" w:eastAsia="宋体" w:hAnsi="宋体" w:hint="eastAsia"/>
          <w:sz w:val="24"/>
          <w:szCs w:val="24"/>
        </w:rPr>
        <w:t>也或多或少地带有一定的仿生学特点，这代表两者之间存在相似的问题；而如果存在一个可以高效地对神经系统进行模拟的软硬件系统，那么通过调整神经元模型、网络结构和输入的刺激，这样的系统也应该能同样地支持人工神经网络的运行。于是这两个问题就可以归结到，什么样的系统才是最适合进行神经系统的计算。</w:t>
      </w:r>
    </w:p>
    <w:p w:rsidR="00E76C25" w:rsidRPr="00BE651A" w:rsidRDefault="00AD7DEA" w:rsidP="00BE651A">
      <w:pPr>
        <w:spacing w:line="300" w:lineRule="auto"/>
        <w:ind w:firstLine="420"/>
        <w:rPr>
          <w:rFonts w:ascii="宋体" w:eastAsia="宋体" w:hAnsi="宋体"/>
          <w:sz w:val="24"/>
          <w:szCs w:val="24"/>
        </w:rPr>
      </w:pPr>
      <w:r w:rsidRPr="00BE651A">
        <w:rPr>
          <w:rFonts w:ascii="宋体" w:eastAsia="宋体" w:hAnsi="宋体" w:hint="eastAsia"/>
          <w:sz w:val="24"/>
          <w:szCs w:val="24"/>
        </w:rPr>
        <w:t>为了解决这一问题，首先我们需要了解生物神经网络和人工神经网络的结构与特点，接下来的两节将分别对两者进行介绍。</w:t>
      </w:r>
    </w:p>
    <w:p w:rsidR="00AD7DEA" w:rsidRPr="00BE651A" w:rsidRDefault="00566894" w:rsidP="00BE651A">
      <w:pPr>
        <w:pStyle w:val="a3"/>
        <w:spacing w:line="300" w:lineRule="auto"/>
        <w:ind w:left="420" w:firstLineChars="0" w:firstLine="0"/>
        <w:rPr>
          <w:rFonts w:ascii="宋体" w:eastAsia="宋体" w:hAnsi="宋体"/>
          <w:sz w:val="24"/>
          <w:szCs w:val="24"/>
        </w:rPr>
      </w:pPr>
      <w:ins w:id="17" w:author="Chengxu" w:date="2018-01-11T10:12:00Z">
        <w:r>
          <w:rPr>
            <w:rFonts w:ascii="宋体" w:eastAsia="宋体" w:hAnsi="宋体" w:hint="eastAsia"/>
            <w:sz w:val="24"/>
            <w:szCs w:val="24"/>
          </w:rPr>
          <w:t>(</w:t>
        </w:r>
      </w:ins>
      <w:ins w:id="18" w:author="Chengxu" w:date="2018-01-11T10:13:00Z">
        <w:r>
          <w:rPr>
            <w:rFonts w:ascii="宋体" w:eastAsia="宋体" w:hAnsi="宋体" w:hint="eastAsia"/>
            <w:sz w:val="24"/>
            <w:szCs w:val="24"/>
          </w:rPr>
          <w:t>论文综述部分，宜及时地给出相关</w:t>
        </w:r>
      </w:ins>
      <w:ins w:id="19" w:author="Chengxu" w:date="2018-01-11T10:14:00Z">
        <w:r>
          <w:rPr>
            <w:rFonts w:ascii="宋体" w:eastAsia="宋体" w:hAnsi="宋体" w:hint="eastAsia"/>
            <w:sz w:val="24"/>
            <w:szCs w:val="24"/>
          </w:rPr>
          <w:t>概念出现及问题</w:t>
        </w:r>
      </w:ins>
      <w:ins w:id="20" w:author="Chengxu" w:date="2018-01-11T10:13:00Z">
        <w:r>
          <w:rPr>
            <w:rFonts w:ascii="宋体" w:eastAsia="宋体" w:hAnsi="宋体" w:hint="eastAsia"/>
            <w:sz w:val="24"/>
            <w:szCs w:val="24"/>
          </w:rPr>
          <w:t>结论</w:t>
        </w:r>
      </w:ins>
      <w:ins w:id="21" w:author="Chengxu" w:date="2018-01-11T10:14:00Z">
        <w:r>
          <w:rPr>
            <w:rFonts w:ascii="宋体" w:eastAsia="宋体" w:hAnsi="宋体" w:hint="eastAsia"/>
            <w:sz w:val="24"/>
            <w:szCs w:val="24"/>
          </w:rPr>
          <w:t>的权威性文献引用说明</w:t>
        </w:r>
      </w:ins>
      <w:ins w:id="22" w:author="Chengxu" w:date="2018-01-11T10:15:00Z">
        <w:r w:rsidR="00164201">
          <w:rPr>
            <w:rFonts w:ascii="宋体" w:eastAsia="宋体" w:hAnsi="宋体" w:hint="eastAsia"/>
            <w:sz w:val="24"/>
            <w:szCs w:val="24"/>
          </w:rPr>
          <w:t>。下同！</w:t>
        </w:r>
      </w:ins>
      <w:ins w:id="23" w:author="Chengxu" w:date="2018-01-11T10:12:00Z">
        <w:r>
          <w:rPr>
            <w:rFonts w:ascii="宋体" w:eastAsia="宋体" w:hAnsi="宋体" w:hint="eastAsia"/>
            <w:sz w:val="24"/>
            <w:szCs w:val="24"/>
          </w:rPr>
          <w:t>)</w:t>
        </w:r>
      </w:ins>
    </w:p>
    <w:p w:rsidR="0046736E" w:rsidRPr="00BE651A" w:rsidRDefault="00741386"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生物神经网络</w:t>
      </w:r>
    </w:p>
    <w:p w:rsidR="00741386" w:rsidRPr="00BE651A" w:rsidRDefault="00C11276"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总述</w:t>
      </w:r>
      <w:ins w:id="24" w:author="Chengxu" w:date="2018-01-11T10:15:00Z">
        <w:r w:rsidR="00B81168">
          <w:rPr>
            <w:rFonts w:ascii="宋体" w:eastAsia="宋体" w:hAnsi="宋体" w:hint="eastAsia"/>
            <w:sz w:val="24"/>
            <w:szCs w:val="24"/>
          </w:rPr>
          <w:t>（引言）</w:t>
        </w:r>
      </w:ins>
    </w:p>
    <w:p w:rsidR="000405AA" w:rsidRPr="00BE651A" w:rsidRDefault="000405AA"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尽管有关意识和脑的理论可以追溯到古代文明，但目前认为关于神经系统的基本生物学知识主要开始于19世纪下半叶。最初的研究手段是利用染色和显微</w:t>
      </w:r>
      <w:r w:rsidRPr="00BE651A">
        <w:rPr>
          <w:rFonts w:ascii="宋体" w:eastAsia="宋体" w:hAnsi="宋体" w:hint="eastAsia"/>
          <w:sz w:val="24"/>
          <w:szCs w:val="24"/>
        </w:rPr>
        <w:lastRenderedPageBreak/>
        <w:t>镜的解剖学方法</w:t>
      </w:r>
      <w:r w:rsidR="00526FA0" w:rsidRPr="00BE651A">
        <w:rPr>
          <w:rFonts w:ascii="宋体" w:eastAsia="宋体" w:hAnsi="宋体" w:hint="eastAsia"/>
          <w:sz w:val="24"/>
          <w:szCs w:val="24"/>
        </w:rPr>
        <w:t>，经由染色方法的改进，生物学家们成功地揭示了神经细胞的结构与连接</w:t>
      </w:r>
      <w:r w:rsidRPr="00BE651A">
        <w:rPr>
          <w:rFonts w:ascii="宋体" w:eastAsia="宋体" w:hAnsi="宋体" w:hint="eastAsia"/>
          <w:sz w:val="24"/>
          <w:szCs w:val="24"/>
        </w:rPr>
        <w:t>。</w:t>
      </w:r>
    </w:p>
    <w:p w:rsidR="00526FA0" w:rsidRPr="00BE651A" w:rsidRDefault="00526FA0"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此后电生理学开始发展，生物学家开始探究神经细胞中的电活动。</w:t>
      </w:r>
      <w:r w:rsidR="00C561F4" w:rsidRPr="00BE651A">
        <w:rPr>
          <w:rFonts w:ascii="宋体" w:eastAsia="宋体" w:hAnsi="宋体" w:hint="eastAsia"/>
          <w:sz w:val="24"/>
          <w:szCs w:val="24"/>
        </w:rPr>
        <w:t>常见的方法有两个：胞内记录和胞外记录。胞内记录方法利用电极记录细胞内电信号的变化情况，通常使用动物的脑组织，由于需要将电极插入胞体内部，这种方法会损害实验使用的组织部分。胞外记录方法观测的对象是细胞外电信号的变化情况，例如突触</w:t>
      </w:r>
      <w:r w:rsidR="00F41A33" w:rsidRPr="00BE651A">
        <w:rPr>
          <w:rFonts w:ascii="宋体" w:eastAsia="宋体" w:hAnsi="宋体" w:hint="eastAsia"/>
          <w:sz w:val="24"/>
          <w:szCs w:val="24"/>
        </w:rPr>
        <w:t>间的电脉冲。与胞内记录方法相比，这种方法对组织的损害较小，可以用于活体动物。</w:t>
      </w:r>
    </w:p>
    <w:p w:rsidR="00F41A33" w:rsidRPr="00BE651A" w:rsidRDefault="00F41A33"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对脑组织功能的研究则使用更先进的研究手段，例如核磁共振成像（MRI）、脑电图（EEG）、可以将细胞膜电位转化成光学信号的电压敏感染料（VSD）、正电子成像术（PET）等等。这些技术不仅可以用于观测大脑的内部结构，还可以对特定的功能过程进行记录。这些新技术帮助人们发现了许多未曾发现的现象并探明了许多认知过程的机理，进一步推动了神经科学和认知科学的发展。</w:t>
      </w:r>
    </w:p>
    <w:p w:rsidR="00C11276" w:rsidRPr="00BE651A" w:rsidRDefault="00C11276"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当代神经科学家已经理解了神经信号、突触传递以及信息存储和加工的神经编码等基本概念。研究人员致力于在基本的分子及细胞水平的加工与单个神经元及神经环路的活动之间建立联系。尽管关于生物事件决定行为的准确方式的理解仅仅处于起始阶段，但目前的研究已经积累了大量的神经元水平的生物学知识。本节接下来的部分会分别简述神经系统中主要成分的结构及其功能。</w:t>
      </w:r>
    </w:p>
    <w:p w:rsidR="00C11276" w:rsidRPr="00BE651A" w:rsidRDefault="00C11276" w:rsidP="00BE651A">
      <w:pPr>
        <w:spacing w:line="300" w:lineRule="auto"/>
        <w:ind w:firstLine="360"/>
        <w:rPr>
          <w:rFonts w:ascii="宋体" w:eastAsia="宋体" w:hAnsi="宋体"/>
          <w:sz w:val="24"/>
          <w:szCs w:val="24"/>
        </w:rPr>
      </w:pPr>
    </w:p>
    <w:p w:rsidR="000405AA" w:rsidRPr="00BE651A" w:rsidRDefault="00935F7E"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神经元</w:t>
      </w:r>
    </w:p>
    <w:p w:rsidR="00C11276" w:rsidRDefault="00C11276" w:rsidP="00BE651A">
      <w:pPr>
        <w:spacing w:line="300" w:lineRule="auto"/>
        <w:ind w:firstLine="360"/>
        <w:rPr>
          <w:rFonts w:ascii="宋体" w:eastAsia="宋体" w:hAnsi="宋体"/>
          <w:sz w:val="24"/>
          <w:szCs w:val="24"/>
        </w:rPr>
      </w:pPr>
      <w:r w:rsidRPr="00BE651A">
        <w:rPr>
          <w:rFonts w:ascii="宋体" w:eastAsia="宋体" w:hAnsi="宋体" w:hint="eastAsia"/>
          <w:sz w:val="24"/>
          <w:szCs w:val="24"/>
        </w:rPr>
        <w:t>神经元是基本的信号处理单位。他们依靠各自的外形、功能、位置和神经系统内的连接方式</w:t>
      </w:r>
      <w:r w:rsidR="00BE651A" w:rsidRPr="00BE651A">
        <w:rPr>
          <w:rFonts w:ascii="宋体" w:eastAsia="宋体" w:hAnsi="宋体" w:hint="eastAsia"/>
          <w:sz w:val="24"/>
          <w:szCs w:val="24"/>
        </w:rPr>
        <w:t>来彼此区分</w:t>
      </w:r>
      <w:r w:rsidR="004E382A">
        <w:rPr>
          <w:rFonts w:ascii="宋体" w:eastAsia="宋体" w:hAnsi="宋体" w:hint="eastAsia"/>
          <w:sz w:val="24"/>
          <w:szCs w:val="24"/>
        </w:rPr>
        <w:t>。神经元接收信息，遵循某些相当简单的规律做出“决定”，然后改变自己的活动水平，最后将信息传递给其他神经元。这些功能与神经元的形态或结构的特异性密切相关。</w:t>
      </w:r>
    </w:p>
    <w:p w:rsidR="00EF5CB5" w:rsidRDefault="00EF5CB5" w:rsidP="00BE651A">
      <w:pPr>
        <w:spacing w:line="300" w:lineRule="auto"/>
        <w:ind w:firstLine="36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世纪初，Ramon y Cajal通过对神经系统的显微观察提出神经系统由单个神经元构成的理论，并最终被普遍接受。Ramon y Cajal观察到，尽管神经元彼此之间紧密相邻，但被很小的缝隙</w:t>
      </w:r>
      <w:r w:rsidR="00963CAB">
        <w:rPr>
          <w:rFonts w:ascii="宋体" w:eastAsia="宋体" w:hAnsi="宋体" w:hint="eastAsia"/>
          <w:sz w:val="24"/>
          <w:szCs w:val="24"/>
        </w:rPr>
        <w:t>分隔。通过这些观察，他确定了神经元的两个主要原理：</w:t>
      </w:r>
    </w:p>
    <w:p w:rsidR="00963CAB" w:rsidRPr="00963CAB" w:rsidRDefault="00963CAB" w:rsidP="00963CAB">
      <w:pPr>
        <w:pStyle w:val="a3"/>
        <w:numPr>
          <w:ilvl w:val="0"/>
          <w:numId w:val="4"/>
        </w:numPr>
        <w:spacing w:line="300" w:lineRule="auto"/>
        <w:ind w:firstLineChars="0"/>
        <w:rPr>
          <w:rFonts w:ascii="宋体" w:eastAsia="宋体" w:hAnsi="宋体"/>
          <w:sz w:val="24"/>
          <w:szCs w:val="24"/>
        </w:rPr>
      </w:pPr>
      <w:r w:rsidRPr="00963CAB">
        <w:rPr>
          <w:rFonts w:ascii="宋体" w:eastAsia="宋体" w:hAnsi="宋体" w:hint="eastAsia"/>
          <w:sz w:val="24"/>
          <w:szCs w:val="24"/>
        </w:rPr>
        <w:t>连接的特异性：神经元间彼此不相通，是相互独立的；但神经元间的连接并不是随意的</w:t>
      </w:r>
      <w:r>
        <w:rPr>
          <w:rFonts w:ascii="宋体" w:eastAsia="宋体" w:hAnsi="宋体" w:hint="eastAsia"/>
          <w:sz w:val="24"/>
          <w:szCs w:val="24"/>
        </w:rPr>
        <w:t>，这是神经元传递信息的特异性通路。</w:t>
      </w:r>
    </w:p>
    <w:p w:rsidR="00963CAB" w:rsidRDefault="00963CAB" w:rsidP="00963CAB">
      <w:pPr>
        <w:pStyle w:val="a3"/>
        <w:numPr>
          <w:ilvl w:val="0"/>
          <w:numId w:val="4"/>
        </w:numPr>
        <w:spacing w:line="300" w:lineRule="auto"/>
        <w:ind w:firstLineChars="0"/>
        <w:rPr>
          <w:rFonts w:ascii="宋体" w:eastAsia="宋体" w:hAnsi="宋体"/>
          <w:sz w:val="24"/>
          <w:szCs w:val="24"/>
        </w:rPr>
      </w:pPr>
      <w:r>
        <w:rPr>
          <w:rFonts w:ascii="宋体" w:eastAsia="宋体" w:hAnsi="宋体" w:hint="eastAsia"/>
          <w:sz w:val="24"/>
          <w:szCs w:val="24"/>
        </w:rPr>
        <w:t>功能性两极分化：神经元的一部分专门负责接收信息，另一部分专门负责将信息传递给其他神经元或肌肉。</w:t>
      </w:r>
    </w:p>
    <w:p w:rsidR="008F06C8" w:rsidRDefault="00714B1E" w:rsidP="00714B1E">
      <w:pPr>
        <w:spacing w:line="300" w:lineRule="auto"/>
        <w:jc w:val="center"/>
        <w:rPr>
          <w:rFonts w:ascii="宋体" w:eastAsia="宋体" w:hAnsi="宋体"/>
          <w:sz w:val="24"/>
          <w:szCs w:val="24"/>
        </w:rPr>
      </w:pPr>
      <w:r>
        <w:rPr>
          <w:noProof/>
        </w:rPr>
        <w:lastRenderedPageBreak/>
        <w:drawing>
          <wp:inline distT="0" distB="0" distL="0" distR="0">
            <wp:extent cx="1971675" cy="2307279"/>
            <wp:effectExtent l="0" t="0" r="0" b="0"/>
            <wp:docPr id="7" name="图片 7" descr="https://upload.wikimedia.org/wikipedia/commons/1/15/Purkinje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5/PurkinjeCe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6664" cy="2336521"/>
                    </a:xfrm>
                    <a:prstGeom prst="rect">
                      <a:avLst/>
                    </a:prstGeom>
                    <a:noFill/>
                    <a:ln>
                      <a:noFill/>
                    </a:ln>
                  </pic:spPr>
                </pic:pic>
              </a:graphicData>
            </a:graphic>
          </wp:inline>
        </w:drawing>
      </w:r>
    </w:p>
    <w:p w:rsidR="00714B1E" w:rsidRPr="008F06C8" w:rsidRDefault="00714B1E" w:rsidP="00714B1E">
      <w:pPr>
        <w:spacing w:line="300" w:lineRule="auto"/>
        <w:jc w:val="center"/>
        <w:rPr>
          <w:rFonts w:ascii="宋体" w:eastAsia="宋体" w:hAnsi="宋体"/>
          <w:sz w:val="24"/>
          <w:szCs w:val="24"/>
        </w:rPr>
      </w:pPr>
      <w:r>
        <w:rPr>
          <w:rFonts w:ascii="宋体" w:eastAsia="宋体" w:hAnsi="宋体" w:hint="eastAsia"/>
          <w:sz w:val="24"/>
          <w:szCs w:val="24"/>
        </w:rPr>
        <w:t>图：C</w:t>
      </w:r>
      <w:r>
        <w:rPr>
          <w:rFonts w:ascii="宋体" w:eastAsia="宋体" w:hAnsi="宋体"/>
          <w:sz w:val="24"/>
          <w:szCs w:val="24"/>
        </w:rPr>
        <w:t>ajal</w:t>
      </w:r>
      <w:r>
        <w:rPr>
          <w:rFonts w:ascii="宋体" w:eastAsia="宋体" w:hAnsi="宋体" w:hint="eastAsia"/>
          <w:sz w:val="24"/>
          <w:szCs w:val="24"/>
        </w:rPr>
        <w:t>绘制的神经元结构图</w:t>
      </w:r>
      <w:r w:rsidR="00D52160">
        <w:rPr>
          <w:rFonts w:ascii="宋体" w:eastAsia="宋体" w:hAnsi="宋体" w:hint="eastAsia"/>
          <w:sz w:val="24"/>
          <w:szCs w:val="24"/>
        </w:rPr>
        <w:t>[</w:t>
      </w:r>
      <w:r w:rsidR="00D52160">
        <w:rPr>
          <w:rFonts w:ascii="宋体" w:eastAsia="宋体" w:hAnsi="宋体"/>
          <w:sz w:val="24"/>
          <w:szCs w:val="24"/>
        </w:rPr>
        <w:t>4</w:t>
      </w:r>
      <w:r w:rsidR="00D52160">
        <w:rPr>
          <w:rFonts w:ascii="宋体" w:eastAsia="宋体" w:hAnsi="宋体" w:hint="eastAsia"/>
          <w:sz w:val="24"/>
          <w:szCs w:val="24"/>
        </w:rPr>
        <w:t>]</w:t>
      </w:r>
      <w:ins w:id="25" w:author="Chengxu" w:date="2018-01-11T10:16:00Z">
        <w:r w:rsidR="00164201">
          <w:rPr>
            <w:rFonts w:ascii="宋体" w:eastAsia="宋体" w:hAnsi="宋体" w:hint="eastAsia"/>
            <w:sz w:val="24"/>
            <w:szCs w:val="24"/>
          </w:rPr>
          <w:t>（全文图表需要统一编号！）</w:t>
        </w:r>
      </w:ins>
    </w:p>
    <w:p w:rsidR="004E382A" w:rsidRDefault="004E382A" w:rsidP="00BE651A">
      <w:pPr>
        <w:spacing w:line="300" w:lineRule="auto"/>
        <w:ind w:firstLine="360"/>
        <w:rPr>
          <w:rFonts w:ascii="宋体" w:eastAsia="宋体" w:hAnsi="宋体"/>
          <w:sz w:val="24"/>
          <w:szCs w:val="24"/>
        </w:rPr>
      </w:pPr>
      <w:r>
        <w:rPr>
          <w:rFonts w:ascii="宋体" w:eastAsia="宋体" w:hAnsi="宋体" w:hint="eastAsia"/>
          <w:sz w:val="24"/>
          <w:szCs w:val="24"/>
        </w:rPr>
        <w:t>神经元的组成成分之一是细胞体。与其他细胞一样，细胞体中包含有维持神经元新陈代谢的细胞器。细胞体是神经元中电化学活动的处理中心，这些电化学活动会导致神经元活动水平的改变，产生传递给其他神经元的电信号或化学信号。因此细胞体可以说是是神经元的中枢处理单元。</w:t>
      </w:r>
    </w:p>
    <w:p w:rsidR="00C77519" w:rsidRDefault="00EF5CB5" w:rsidP="00C77519">
      <w:pPr>
        <w:spacing w:line="300" w:lineRule="auto"/>
        <w:ind w:firstLine="360"/>
        <w:rPr>
          <w:rFonts w:ascii="宋体" w:eastAsia="宋体" w:hAnsi="宋体"/>
          <w:sz w:val="24"/>
          <w:szCs w:val="24"/>
        </w:rPr>
      </w:pPr>
      <w:r>
        <w:rPr>
          <w:rFonts w:ascii="宋体" w:eastAsia="宋体" w:hAnsi="宋体" w:hint="eastAsia"/>
          <w:sz w:val="24"/>
          <w:szCs w:val="24"/>
        </w:rPr>
        <w:t>除细胞体外，神经元的另一个组成成分是延伸至胞体外的特异性突起，树突和轴突。</w:t>
      </w:r>
      <w:r w:rsidR="00A52945">
        <w:rPr>
          <w:rFonts w:ascii="宋体" w:eastAsia="宋体" w:hAnsi="宋体" w:hint="eastAsia"/>
          <w:sz w:val="24"/>
          <w:szCs w:val="24"/>
        </w:rPr>
        <w:t>神经元的两种突起反映了功能的两极分化。</w:t>
      </w:r>
      <w:r w:rsidR="00C77519">
        <w:rPr>
          <w:rFonts w:ascii="宋体" w:eastAsia="宋体" w:hAnsi="宋体" w:hint="eastAsia"/>
          <w:sz w:val="24"/>
          <w:szCs w:val="24"/>
        </w:rPr>
        <w:t>树突通常是大树样的突起，接收来自其他神经元的传入信息。另一类突起是远离胞体的轴突，该结构代表着神经元的输出端：电信号传送至轴突末梢，轴突末梢通过释放传递信号的化学物质神经递质实现信息的交流。</w:t>
      </w:r>
    </w:p>
    <w:p w:rsidR="00C77519" w:rsidRPr="00BE651A" w:rsidRDefault="007C32B0" w:rsidP="00C77519">
      <w:pPr>
        <w:spacing w:line="300" w:lineRule="auto"/>
        <w:ind w:firstLine="360"/>
        <w:rPr>
          <w:rFonts w:ascii="宋体" w:eastAsia="宋体" w:hAnsi="宋体"/>
          <w:sz w:val="24"/>
          <w:szCs w:val="24"/>
        </w:rPr>
      </w:pPr>
      <w:r>
        <w:rPr>
          <w:rFonts w:ascii="宋体" w:eastAsia="宋体" w:hAnsi="宋体" w:hint="eastAsia"/>
          <w:sz w:val="24"/>
          <w:szCs w:val="24"/>
        </w:rPr>
        <w:t>人脑中共有约10</w:t>
      </w:r>
      <w:r>
        <w:rPr>
          <w:rFonts w:ascii="宋体" w:eastAsia="宋体" w:hAnsi="宋体"/>
          <w:sz w:val="24"/>
          <w:szCs w:val="24"/>
          <w:vertAlign w:val="superscript"/>
        </w:rPr>
        <w:t>11</w:t>
      </w:r>
      <w:r>
        <w:rPr>
          <w:rFonts w:ascii="宋体" w:eastAsia="宋体" w:hAnsi="宋体" w:hint="eastAsia"/>
          <w:sz w:val="24"/>
          <w:szCs w:val="24"/>
        </w:rPr>
        <w:t>个神经元，这些</w:t>
      </w:r>
      <w:r w:rsidR="00C77519">
        <w:rPr>
          <w:rFonts w:ascii="宋体" w:eastAsia="宋体" w:hAnsi="宋体" w:hint="eastAsia"/>
          <w:sz w:val="24"/>
          <w:szCs w:val="24"/>
        </w:rPr>
        <w:t>神经元有多种类别，在体积、形状上各不相同。不同种类的神经元有着不同的行为模式、形态学相似的神经元倾向于集中于神经系统的某一特定区域，并具有相似的功能。</w:t>
      </w:r>
    </w:p>
    <w:p w:rsidR="00C11276" w:rsidRPr="00BE651A" w:rsidRDefault="00C11276" w:rsidP="00BE651A">
      <w:pPr>
        <w:pStyle w:val="a3"/>
        <w:spacing w:line="300" w:lineRule="auto"/>
        <w:ind w:left="360" w:firstLineChars="0" w:firstLine="0"/>
        <w:rPr>
          <w:rFonts w:ascii="宋体" w:eastAsia="宋体" w:hAnsi="宋体"/>
          <w:sz w:val="24"/>
          <w:szCs w:val="24"/>
        </w:rPr>
      </w:pPr>
    </w:p>
    <w:p w:rsidR="00935F7E" w:rsidRDefault="00935F7E"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突触</w:t>
      </w:r>
    </w:p>
    <w:p w:rsidR="00A51DDC" w:rsidRDefault="00A51DDC" w:rsidP="00A51DDC">
      <w:pPr>
        <w:spacing w:line="300" w:lineRule="auto"/>
        <w:ind w:firstLine="360"/>
        <w:rPr>
          <w:rFonts w:ascii="宋体" w:eastAsia="宋体" w:hAnsi="宋体"/>
          <w:sz w:val="24"/>
          <w:szCs w:val="24"/>
        </w:rPr>
      </w:pPr>
      <w:r>
        <w:rPr>
          <w:rFonts w:ascii="宋体" w:eastAsia="宋体" w:hAnsi="宋体" w:hint="eastAsia"/>
          <w:sz w:val="24"/>
          <w:szCs w:val="24"/>
        </w:rPr>
        <w:t>前面提到，神经元通过树突接收来自其他神经元的传入信息，具体接收部位是被称为突触的结构</w:t>
      </w:r>
      <w:r w:rsidR="00F33BA7">
        <w:rPr>
          <w:rFonts w:ascii="宋体" w:eastAsia="宋体" w:hAnsi="宋体" w:hint="eastAsia"/>
          <w:sz w:val="24"/>
          <w:szCs w:val="24"/>
        </w:rPr>
        <w:t>。</w:t>
      </w:r>
      <w:r w:rsidR="007C32B0">
        <w:rPr>
          <w:rFonts w:ascii="宋体" w:eastAsia="宋体" w:hAnsi="宋体" w:hint="eastAsia"/>
          <w:sz w:val="24"/>
          <w:szCs w:val="24"/>
        </w:rPr>
        <w:t>因此对于信息流而言，树突是位于突触后的结构，</w:t>
      </w:r>
      <w:r w:rsidR="00F33BA7">
        <w:rPr>
          <w:rFonts w:ascii="宋体" w:eastAsia="宋体" w:hAnsi="宋体" w:hint="eastAsia"/>
          <w:sz w:val="24"/>
          <w:szCs w:val="24"/>
        </w:rPr>
        <w:t>通常又被称为突触后；同时，对于信息流而言轴突是位于突触前的结构，通常又被称为突触前。只有针对某一个突触时，才会提及突触前和突触后，大多数的神经元既是突触前又是突触后：当它们的轴突与其他神经元建立连接时，它们是突触前；而当其他神经元与它的树突建立连接时，它又是突触后。</w:t>
      </w:r>
    </w:p>
    <w:p w:rsidR="00CF0F0F" w:rsidRDefault="00714B1E" w:rsidP="00714B1E">
      <w:pPr>
        <w:spacing w:line="300" w:lineRule="auto"/>
        <w:ind w:firstLine="360"/>
        <w:jc w:val="center"/>
        <w:rPr>
          <w:rFonts w:ascii="宋体" w:eastAsia="宋体" w:hAnsi="宋体"/>
          <w:sz w:val="24"/>
          <w:szCs w:val="24"/>
        </w:rPr>
      </w:pPr>
      <w:r>
        <w:rPr>
          <w:noProof/>
        </w:rPr>
        <w:lastRenderedPageBreak/>
        <w:drawing>
          <wp:inline distT="0" distB="0" distL="0" distR="0" wp14:anchorId="46A5A3F4" wp14:editId="4D548E39">
            <wp:extent cx="3962400" cy="2428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2428875"/>
                    </a:xfrm>
                    <a:prstGeom prst="rect">
                      <a:avLst/>
                    </a:prstGeom>
                  </pic:spPr>
                </pic:pic>
              </a:graphicData>
            </a:graphic>
          </wp:inline>
        </w:drawing>
      </w:r>
    </w:p>
    <w:p w:rsidR="00714B1E" w:rsidRDefault="00714B1E" w:rsidP="00714B1E">
      <w:pPr>
        <w:spacing w:line="300" w:lineRule="auto"/>
        <w:ind w:firstLine="360"/>
        <w:jc w:val="center"/>
        <w:rPr>
          <w:rFonts w:ascii="宋体" w:eastAsia="宋体" w:hAnsi="宋体"/>
          <w:sz w:val="24"/>
          <w:szCs w:val="24"/>
        </w:rPr>
      </w:pPr>
      <w:r>
        <w:rPr>
          <w:rFonts w:ascii="宋体" w:eastAsia="宋体" w:hAnsi="宋体" w:hint="eastAsia"/>
          <w:sz w:val="24"/>
          <w:szCs w:val="24"/>
        </w:rPr>
        <w:t>图：突触结构</w:t>
      </w:r>
      <w:ins w:id="26" w:author="Chengxu" w:date="2018-01-11T10:17:00Z">
        <w:r w:rsidR="007E6FA5">
          <w:rPr>
            <w:rFonts w:ascii="宋体" w:eastAsia="宋体" w:hAnsi="宋体" w:hint="eastAsia"/>
            <w:sz w:val="24"/>
            <w:szCs w:val="24"/>
          </w:rPr>
          <w:t>（</w:t>
        </w:r>
      </w:ins>
      <w:ins w:id="27" w:author="Chengxu" w:date="2018-01-11T10:18:00Z">
        <w:r w:rsidR="007E6FA5">
          <w:rPr>
            <w:rFonts w:ascii="宋体" w:eastAsia="宋体" w:hAnsi="宋体" w:hint="eastAsia"/>
            <w:sz w:val="24"/>
            <w:szCs w:val="24"/>
          </w:rPr>
          <w:t>中文论文的图表最好内容也用中文</w:t>
        </w:r>
      </w:ins>
      <w:ins w:id="28" w:author="Chengxu" w:date="2018-01-11T10:17:00Z">
        <w:r w:rsidR="007E6FA5">
          <w:rPr>
            <w:rFonts w:ascii="宋体" w:eastAsia="宋体" w:hAnsi="宋体" w:hint="eastAsia"/>
            <w:sz w:val="24"/>
            <w:szCs w:val="24"/>
          </w:rPr>
          <w:t>）</w:t>
        </w:r>
      </w:ins>
    </w:p>
    <w:p w:rsidR="00F33BA7" w:rsidRDefault="00F33BA7" w:rsidP="00A51DDC">
      <w:pPr>
        <w:spacing w:line="300" w:lineRule="auto"/>
        <w:ind w:firstLine="360"/>
        <w:rPr>
          <w:rFonts w:ascii="宋体" w:eastAsia="宋体" w:hAnsi="宋体"/>
          <w:sz w:val="24"/>
          <w:szCs w:val="24"/>
        </w:rPr>
      </w:pPr>
      <w:r>
        <w:rPr>
          <w:rFonts w:ascii="宋体" w:eastAsia="宋体" w:hAnsi="宋体" w:hint="eastAsia"/>
          <w:sz w:val="24"/>
          <w:szCs w:val="24"/>
        </w:rPr>
        <w:t>在人脑中有超过10</w:t>
      </w:r>
      <w:r>
        <w:rPr>
          <w:rFonts w:ascii="宋体" w:eastAsia="宋体" w:hAnsi="宋体"/>
          <w:sz w:val="24"/>
          <w:szCs w:val="24"/>
          <w:vertAlign w:val="superscript"/>
        </w:rPr>
        <w:t>15</w:t>
      </w:r>
      <w:r>
        <w:rPr>
          <w:rFonts w:ascii="宋体" w:eastAsia="宋体" w:hAnsi="宋体" w:hint="eastAsia"/>
          <w:sz w:val="24"/>
          <w:szCs w:val="24"/>
        </w:rPr>
        <w:t>个突触，平均每个神经元通过突触与大约10000个神经元互相连接。这些突触大多是通过化学信号传递信息，少部分突触直接利用电信号传递信息。在利用化学信号传递的情景中，突触前神经元的轴突末端接收到电信号，释放出包含神经递质的囊泡，神经递质与突触后神经元的树突相结合，激活特定的离子通道，进而改变突触后神经元的状态</w:t>
      </w:r>
      <w:r w:rsidR="0074497F">
        <w:rPr>
          <w:rFonts w:ascii="宋体" w:eastAsia="宋体" w:hAnsi="宋体" w:hint="eastAsia"/>
          <w:sz w:val="24"/>
          <w:szCs w:val="24"/>
        </w:rPr>
        <w:t>；直接利用电信号传递的情境中，两个神经元通过细胞膜上的孔道相连，直接传递电信号的变化。</w:t>
      </w:r>
    </w:p>
    <w:p w:rsidR="0074497F" w:rsidRPr="00F33BA7" w:rsidRDefault="0074497F" w:rsidP="00A51DDC">
      <w:pPr>
        <w:spacing w:line="300" w:lineRule="auto"/>
        <w:ind w:firstLine="360"/>
        <w:rPr>
          <w:rFonts w:ascii="宋体" w:eastAsia="宋体" w:hAnsi="宋体"/>
          <w:sz w:val="24"/>
          <w:szCs w:val="24"/>
        </w:rPr>
      </w:pPr>
      <w:r>
        <w:rPr>
          <w:rFonts w:ascii="宋体" w:eastAsia="宋体" w:hAnsi="宋体" w:hint="eastAsia"/>
          <w:sz w:val="24"/>
          <w:szCs w:val="24"/>
        </w:rPr>
        <w:t>突触主要分为两种：激活和抑制。激活型的突触会</w:t>
      </w:r>
      <w:r w:rsidR="00CF0F0F">
        <w:rPr>
          <w:rFonts w:ascii="宋体" w:eastAsia="宋体" w:hAnsi="宋体" w:hint="eastAsia"/>
          <w:sz w:val="24"/>
          <w:szCs w:val="24"/>
        </w:rPr>
        <w:t>打开突触后神经元的钠离子通道，正离子的流入会使细胞膜电位去极化，令突触后神经元更容易发生激活。抑制型的突触会激活氯离子通道，负离子的流入加强了膜电位的极化，令突触后神经元更难发生激活。突触活动所涉及的电化学过程可以用基于电导的方程进行量化描述。</w:t>
      </w:r>
    </w:p>
    <w:p w:rsidR="00F33BA7" w:rsidRPr="00A51DDC" w:rsidRDefault="00CF0F0F" w:rsidP="00A51DDC">
      <w:pPr>
        <w:spacing w:line="300" w:lineRule="auto"/>
        <w:ind w:firstLine="360"/>
        <w:rPr>
          <w:rFonts w:ascii="宋体" w:eastAsia="宋体" w:hAnsi="宋体"/>
          <w:sz w:val="24"/>
          <w:szCs w:val="24"/>
        </w:rPr>
      </w:pPr>
      <w:r>
        <w:rPr>
          <w:rFonts w:ascii="宋体" w:eastAsia="宋体" w:hAnsi="宋体" w:hint="eastAsia"/>
          <w:sz w:val="24"/>
          <w:szCs w:val="24"/>
        </w:rPr>
        <w:t>突触</w:t>
      </w:r>
      <w:r w:rsidR="00D7785D">
        <w:rPr>
          <w:rFonts w:ascii="宋体" w:eastAsia="宋体" w:hAnsi="宋体" w:hint="eastAsia"/>
          <w:sz w:val="24"/>
          <w:szCs w:val="24"/>
        </w:rPr>
        <w:t>结构并不是一成不变的。神经系统在发育过程中会调节突触连接的强度、增加新突触或者去除掉不需要的突触。突触结构的这种变化体现了神经系统的可塑性，神经系统的可塑性在智能中具有重要意义。</w:t>
      </w:r>
    </w:p>
    <w:p w:rsidR="00A51DDC" w:rsidRPr="00D7785D" w:rsidRDefault="00A51DDC" w:rsidP="00A51DDC">
      <w:pPr>
        <w:pStyle w:val="a3"/>
        <w:spacing w:line="300" w:lineRule="auto"/>
        <w:ind w:left="360" w:firstLineChars="0" w:firstLine="0"/>
        <w:rPr>
          <w:rFonts w:ascii="宋体" w:eastAsia="宋体" w:hAnsi="宋体"/>
          <w:sz w:val="24"/>
          <w:szCs w:val="24"/>
        </w:rPr>
      </w:pPr>
    </w:p>
    <w:p w:rsidR="00935F7E" w:rsidRDefault="00935F7E" w:rsidP="00BE651A">
      <w:pPr>
        <w:pStyle w:val="a3"/>
        <w:numPr>
          <w:ilvl w:val="0"/>
          <w:numId w:val="2"/>
        </w:numPr>
        <w:spacing w:line="300" w:lineRule="auto"/>
        <w:ind w:firstLineChars="0"/>
        <w:rPr>
          <w:rFonts w:ascii="宋体" w:eastAsia="宋体" w:hAnsi="宋体"/>
          <w:sz w:val="24"/>
          <w:szCs w:val="24"/>
        </w:rPr>
      </w:pPr>
      <w:r w:rsidRPr="00BE651A">
        <w:rPr>
          <w:rFonts w:ascii="宋体" w:eastAsia="宋体" w:hAnsi="宋体" w:hint="eastAsia"/>
          <w:sz w:val="24"/>
          <w:szCs w:val="24"/>
        </w:rPr>
        <w:t>脑结构</w:t>
      </w:r>
    </w:p>
    <w:p w:rsidR="00955F67" w:rsidRDefault="00955F67" w:rsidP="00955F67">
      <w:pPr>
        <w:spacing w:line="300" w:lineRule="auto"/>
        <w:ind w:firstLine="360"/>
        <w:rPr>
          <w:rFonts w:ascii="宋体" w:eastAsia="宋体" w:hAnsi="宋体"/>
          <w:sz w:val="24"/>
          <w:szCs w:val="24"/>
        </w:rPr>
      </w:pPr>
      <w:r w:rsidRPr="00955F67">
        <w:rPr>
          <w:rFonts w:ascii="宋体" w:eastAsia="宋体" w:hAnsi="宋体" w:hint="eastAsia"/>
          <w:sz w:val="24"/>
          <w:szCs w:val="24"/>
        </w:rPr>
        <w:t>尽管</w:t>
      </w:r>
      <w:r>
        <w:rPr>
          <w:rFonts w:ascii="宋体" w:eastAsia="宋体" w:hAnsi="宋体" w:hint="eastAsia"/>
          <w:sz w:val="24"/>
          <w:szCs w:val="24"/>
        </w:rPr>
        <w:t>脑的确切机理仍然没有探明，神经科学家仍然探明了大脑的整体结构，并从脑结构的层面解释了许多认知与行为现象。</w:t>
      </w:r>
      <w:r w:rsidR="00833332">
        <w:rPr>
          <w:rFonts w:ascii="宋体" w:eastAsia="宋体" w:hAnsi="宋体" w:hint="eastAsia"/>
          <w:sz w:val="24"/>
          <w:szCs w:val="24"/>
        </w:rPr>
        <w:t>脑结构中最重要的部分有三个：脑干，小脑，</w:t>
      </w:r>
      <w:r w:rsidR="00B21F61">
        <w:rPr>
          <w:rFonts w:ascii="宋体" w:eastAsia="宋体" w:hAnsi="宋体" w:hint="eastAsia"/>
          <w:sz w:val="24"/>
          <w:szCs w:val="24"/>
        </w:rPr>
        <w:t>大脑皮质</w:t>
      </w:r>
      <w:r w:rsidR="00833332">
        <w:rPr>
          <w:rFonts w:ascii="宋体" w:eastAsia="宋体" w:hAnsi="宋体" w:hint="eastAsia"/>
          <w:sz w:val="24"/>
          <w:szCs w:val="24"/>
        </w:rPr>
        <w:t>。</w:t>
      </w:r>
    </w:p>
    <w:p w:rsidR="003A40EB" w:rsidRDefault="003A40EB" w:rsidP="00955F67">
      <w:pPr>
        <w:spacing w:line="300" w:lineRule="auto"/>
        <w:ind w:firstLine="360"/>
        <w:rPr>
          <w:rFonts w:ascii="宋体" w:eastAsia="宋体" w:hAnsi="宋体"/>
          <w:sz w:val="24"/>
          <w:szCs w:val="24"/>
        </w:rPr>
      </w:pPr>
      <w:r>
        <w:rPr>
          <w:rFonts w:ascii="宋体" w:eastAsia="宋体" w:hAnsi="宋体" w:hint="eastAsia"/>
          <w:sz w:val="24"/>
          <w:szCs w:val="24"/>
        </w:rPr>
        <w:t>脑干</w:t>
      </w:r>
      <w:r w:rsidR="00B21F61">
        <w:rPr>
          <w:rFonts w:ascii="宋体" w:eastAsia="宋体" w:hAnsi="宋体" w:hint="eastAsia"/>
          <w:sz w:val="24"/>
          <w:szCs w:val="24"/>
        </w:rPr>
        <w:t>位于大脑结构最下层，与脊髓相连。脑干的体积较小，但其中包括了大量的运动与感觉神经核团，控制呼吸乃至意识水平如睡眠和觉醒。小脑覆盖于脑干结构上部，包含了大量的输入输出神经纤维，负责整合有关身体和运动指令的信息并调整运动，使其变得流畅而协调，在维持姿势、行走以及协调运动过程中都至关重要。</w:t>
      </w:r>
    </w:p>
    <w:p w:rsidR="00C8357D" w:rsidRDefault="00C8357D" w:rsidP="00955F67">
      <w:pPr>
        <w:spacing w:line="300" w:lineRule="auto"/>
        <w:ind w:firstLine="360"/>
        <w:rPr>
          <w:rFonts w:ascii="宋体" w:eastAsia="宋体" w:hAnsi="宋体"/>
          <w:sz w:val="24"/>
          <w:szCs w:val="24"/>
        </w:rPr>
      </w:pPr>
      <w:r>
        <w:rPr>
          <w:rFonts w:ascii="宋体" w:eastAsia="宋体" w:hAnsi="宋体" w:hint="eastAsia"/>
          <w:sz w:val="24"/>
          <w:szCs w:val="24"/>
        </w:rPr>
        <w:lastRenderedPageBreak/>
        <w:t>大脑</w:t>
      </w:r>
      <w:r w:rsidR="00CA63A0">
        <w:rPr>
          <w:rFonts w:ascii="宋体" w:eastAsia="宋体" w:hAnsi="宋体" w:hint="eastAsia"/>
          <w:sz w:val="24"/>
          <w:szCs w:val="24"/>
        </w:rPr>
        <w:t>皮质</w:t>
      </w:r>
      <w:r>
        <w:rPr>
          <w:rFonts w:ascii="宋体" w:eastAsia="宋体" w:hAnsi="宋体" w:hint="eastAsia"/>
          <w:sz w:val="24"/>
          <w:szCs w:val="24"/>
        </w:rPr>
        <w:t>是脑结构中最大的部分</w:t>
      </w:r>
      <w:r w:rsidR="00CA63A0">
        <w:rPr>
          <w:rFonts w:ascii="宋体" w:eastAsia="宋体" w:hAnsi="宋体" w:hint="eastAsia"/>
          <w:sz w:val="24"/>
          <w:szCs w:val="24"/>
        </w:rPr>
        <w:t>，分为两个对称的半球，每个半球都是由分层的神经元组成。人类和其他高等哺乳动物的皮质有很多褶皱</w:t>
      </w:r>
      <w:r w:rsidR="00BD4A55">
        <w:rPr>
          <w:rFonts w:ascii="宋体" w:eastAsia="宋体" w:hAnsi="宋体" w:hint="eastAsia"/>
          <w:sz w:val="24"/>
          <w:szCs w:val="24"/>
        </w:rPr>
        <w:t>，其中凹陷的部分称为沟，突起的部分称为回。皮质褶皱缩小了容纳脑结构所需要的空间，根据测定，人类的皮质总面积大约为2200-</w:t>
      </w:r>
      <w:r w:rsidR="00BD4A55">
        <w:rPr>
          <w:rFonts w:ascii="宋体" w:eastAsia="宋体" w:hAnsi="宋体"/>
          <w:sz w:val="24"/>
          <w:szCs w:val="24"/>
        </w:rPr>
        <w:t>2400</w:t>
      </w:r>
      <w:r w:rsidR="00BD4A55">
        <w:rPr>
          <w:rFonts w:ascii="宋体" w:eastAsia="宋体" w:hAnsi="宋体" w:hint="eastAsia"/>
          <w:sz w:val="24"/>
          <w:szCs w:val="24"/>
        </w:rPr>
        <w:t>cm</w:t>
      </w:r>
      <w:r w:rsidR="00BD4A55">
        <w:rPr>
          <w:rFonts w:ascii="宋体" w:eastAsia="宋体" w:hAnsi="宋体"/>
          <w:sz w:val="24"/>
          <w:szCs w:val="24"/>
          <w:vertAlign w:val="superscript"/>
        </w:rPr>
        <w:t>2</w:t>
      </w:r>
      <w:r w:rsidR="00BD4A55">
        <w:rPr>
          <w:rFonts w:ascii="宋体" w:eastAsia="宋体" w:hAnsi="宋体" w:hint="eastAsia"/>
          <w:sz w:val="24"/>
          <w:szCs w:val="24"/>
        </w:rPr>
        <w:t>，但是因为褶皱的存在，大约有三分之二的部分被折叠到了沟裂中。褶皱还使得神经元之间形成了非常紧密的三维联系，加快了神经传导的速度。</w:t>
      </w:r>
    </w:p>
    <w:p w:rsidR="009E5F8D" w:rsidRDefault="009E5F8D" w:rsidP="009E5F8D">
      <w:pPr>
        <w:spacing w:line="300" w:lineRule="auto"/>
        <w:ind w:firstLine="360"/>
        <w:jc w:val="center"/>
        <w:rPr>
          <w:rFonts w:ascii="宋体" w:eastAsia="宋体" w:hAnsi="宋体"/>
          <w:sz w:val="24"/>
          <w:szCs w:val="24"/>
        </w:rPr>
      </w:pPr>
      <w:r>
        <w:rPr>
          <w:noProof/>
        </w:rPr>
        <w:drawing>
          <wp:inline distT="0" distB="0" distL="0" distR="0" wp14:anchorId="76C0381E" wp14:editId="7BE71285">
            <wp:extent cx="2505075" cy="1781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075" cy="1781175"/>
                    </a:xfrm>
                    <a:prstGeom prst="rect">
                      <a:avLst/>
                    </a:prstGeom>
                  </pic:spPr>
                </pic:pic>
              </a:graphicData>
            </a:graphic>
          </wp:inline>
        </w:drawing>
      </w:r>
    </w:p>
    <w:p w:rsidR="00105561" w:rsidRDefault="009E5F8D" w:rsidP="009E5F8D">
      <w:pPr>
        <w:spacing w:line="300" w:lineRule="auto"/>
        <w:ind w:firstLine="360"/>
        <w:jc w:val="center"/>
        <w:rPr>
          <w:rFonts w:ascii="宋体" w:eastAsia="宋体" w:hAnsi="宋体"/>
          <w:sz w:val="24"/>
          <w:szCs w:val="24"/>
        </w:rPr>
      </w:pPr>
      <w:r>
        <w:rPr>
          <w:rFonts w:ascii="宋体" w:eastAsia="宋体" w:hAnsi="宋体" w:hint="eastAsia"/>
          <w:sz w:val="24"/>
          <w:szCs w:val="24"/>
        </w:rPr>
        <w:t>图：大脑皮质分叶</w:t>
      </w:r>
    </w:p>
    <w:p w:rsidR="00BD4A55" w:rsidRPr="00BD4A55" w:rsidRDefault="00BD4A55" w:rsidP="00955F67">
      <w:pPr>
        <w:spacing w:line="300" w:lineRule="auto"/>
        <w:ind w:firstLine="360"/>
        <w:rPr>
          <w:rFonts w:ascii="宋体" w:eastAsia="宋体" w:hAnsi="宋体"/>
          <w:sz w:val="24"/>
          <w:szCs w:val="24"/>
        </w:rPr>
      </w:pPr>
      <w:r>
        <w:rPr>
          <w:rFonts w:ascii="宋体" w:eastAsia="宋体" w:hAnsi="宋体" w:hint="eastAsia"/>
          <w:sz w:val="24"/>
          <w:szCs w:val="24"/>
        </w:rPr>
        <w:t>对于智能的研究来说，大脑皮质是最重要的研究对象。</w:t>
      </w:r>
      <w:r w:rsidR="00A710BE">
        <w:rPr>
          <w:rFonts w:ascii="宋体" w:eastAsia="宋体" w:hAnsi="宋体" w:hint="eastAsia"/>
          <w:sz w:val="24"/>
          <w:szCs w:val="24"/>
        </w:rPr>
        <w:t>按照解剖学分区方式，大脑的两个半球主要可以分为四个脑叶：额叶、顶叶、颞叶和枕叶。</w:t>
      </w:r>
      <w:r w:rsidR="00105561">
        <w:rPr>
          <w:rFonts w:ascii="宋体" w:eastAsia="宋体" w:hAnsi="宋体" w:hint="eastAsia"/>
          <w:sz w:val="24"/>
          <w:szCs w:val="24"/>
        </w:rPr>
        <w:t>这些区域担负着不同的功能，每个叶在解剖结构上与其他叶有着明显标志进行区分。大脑皮质的各个叶在神经加工的过程中发挥着多方面的作用，虽然主要</w:t>
      </w:r>
      <w:r w:rsidR="00A0234B">
        <w:rPr>
          <w:rFonts w:ascii="宋体" w:eastAsia="宋体" w:hAnsi="宋体" w:hint="eastAsia"/>
          <w:sz w:val="24"/>
          <w:szCs w:val="24"/>
        </w:rPr>
        <w:t>的功能系统一般能够定位在某个脑叶中，但是也有很多系统是跨脑叶的。</w:t>
      </w:r>
      <w:r w:rsidR="00154298">
        <w:rPr>
          <w:rFonts w:ascii="宋体" w:eastAsia="宋体" w:hAnsi="宋体" w:hint="eastAsia"/>
          <w:sz w:val="24"/>
          <w:szCs w:val="24"/>
        </w:rPr>
        <w:t>大体上来说，额叶主要负责运动的准备与执行，顶叶主要负责躯体感觉，枕叶负责视觉加工，颞叶负责听觉加工，另外还有位于感觉运动交互区域的联合皮质，主要负责高级心理加工。</w:t>
      </w:r>
    </w:p>
    <w:p w:rsidR="00955F67" w:rsidRPr="00955F67" w:rsidRDefault="00955F67" w:rsidP="00955F67">
      <w:pPr>
        <w:spacing w:line="300" w:lineRule="auto"/>
        <w:rPr>
          <w:rFonts w:ascii="宋体" w:eastAsia="宋体" w:hAnsi="宋体"/>
          <w:sz w:val="24"/>
          <w:szCs w:val="24"/>
        </w:rPr>
      </w:pPr>
    </w:p>
    <w:p w:rsidR="00935F7E" w:rsidRDefault="00CA38DD" w:rsidP="00BE651A">
      <w:pPr>
        <w:pStyle w:val="a3"/>
        <w:numPr>
          <w:ilvl w:val="0"/>
          <w:numId w:val="2"/>
        </w:numPr>
        <w:spacing w:line="300" w:lineRule="auto"/>
        <w:ind w:firstLineChars="0"/>
        <w:rPr>
          <w:rFonts w:ascii="宋体" w:eastAsia="宋体" w:hAnsi="宋体"/>
          <w:sz w:val="24"/>
          <w:szCs w:val="24"/>
        </w:rPr>
      </w:pPr>
      <w:r>
        <w:rPr>
          <w:rFonts w:ascii="宋体" w:eastAsia="宋体" w:hAnsi="宋体" w:hint="eastAsia"/>
          <w:sz w:val="24"/>
          <w:szCs w:val="24"/>
        </w:rPr>
        <w:t>神经元的</w:t>
      </w:r>
      <w:r w:rsidR="00935F7E" w:rsidRPr="00BE651A">
        <w:rPr>
          <w:rFonts w:ascii="宋体" w:eastAsia="宋体" w:hAnsi="宋体" w:hint="eastAsia"/>
          <w:sz w:val="24"/>
          <w:szCs w:val="24"/>
        </w:rPr>
        <w:t>数学模型</w:t>
      </w:r>
    </w:p>
    <w:p w:rsidR="00234478" w:rsidRPr="00F751FC" w:rsidRDefault="00F751FC" w:rsidP="00F751FC">
      <w:pPr>
        <w:spacing w:line="300" w:lineRule="auto"/>
        <w:ind w:firstLine="360"/>
        <w:rPr>
          <w:rFonts w:ascii="宋体" w:eastAsia="宋体" w:hAnsi="宋体"/>
          <w:sz w:val="24"/>
          <w:szCs w:val="24"/>
        </w:rPr>
      </w:pPr>
      <w:r w:rsidRPr="00F751FC">
        <w:rPr>
          <w:rFonts w:ascii="宋体" w:eastAsia="宋体" w:hAnsi="宋体" w:hint="eastAsia"/>
          <w:sz w:val="24"/>
          <w:szCs w:val="24"/>
        </w:rPr>
        <w:t>神经元的活动是在细胞膜附近一系列离子运动的结果，主要参与的离子有四种：</w:t>
      </w:r>
      <w:r w:rsidR="008A1E73">
        <w:rPr>
          <w:rFonts w:ascii="宋体" w:eastAsia="宋体" w:hAnsi="宋体" w:hint="eastAsia"/>
          <w:sz w:val="24"/>
          <w:szCs w:val="24"/>
        </w:rPr>
        <w:t>钠离子（Na+）、钾离子（K+）、钙离子（Ca</w:t>
      </w:r>
      <w:r w:rsidR="008A1E73">
        <w:rPr>
          <w:rFonts w:ascii="宋体" w:eastAsia="宋体" w:hAnsi="宋体"/>
          <w:sz w:val="24"/>
          <w:szCs w:val="24"/>
          <w:vertAlign w:val="superscript"/>
        </w:rPr>
        <w:t>2</w:t>
      </w:r>
      <w:r w:rsidR="008A1E73">
        <w:rPr>
          <w:rFonts w:ascii="宋体" w:eastAsia="宋体" w:hAnsi="宋体"/>
          <w:sz w:val="24"/>
          <w:szCs w:val="24"/>
        </w:rPr>
        <w:t>+</w:t>
      </w:r>
      <w:r w:rsidR="008A1E73">
        <w:rPr>
          <w:rFonts w:ascii="宋体" w:eastAsia="宋体" w:hAnsi="宋体" w:hint="eastAsia"/>
          <w:sz w:val="24"/>
          <w:szCs w:val="24"/>
        </w:rPr>
        <w:t>）和氯离子（Cl-）。这四种离子在细胞膜内外的浓度不同，受浓度差和细胞内外电位差的驱动而移动。</w:t>
      </w:r>
      <w:r w:rsidR="00E838CC">
        <w:rPr>
          <w:rFonts w:ascii="宋体" w:eastAsia="宋体" w:hAnsi="宋体" w:hint="eastAsia"/>
          <w:sz w:val="24"/>
          <w:szCs w:val="24"/>
        </w:rPr>
        <w:t>浓度差和电位差向不同的方向驱动离子，当两者达到平衡时，跨越细胞膜的离子净流量为零。不同的离子有着不同的平衡点，</w:t>
      </w:r>
      <w:r w:rsidR="00B43802">
        <w:rPr>
          <w:rFonts w:ascii="宋体" w:eastAsia="宋体" w:hAnsi="宋体" w:hint="eastAsia"/>
          <w:sz w:val="24"/>
          <w:szCs w:val="24"/>
        </w:rPr>
        <w:t>此时该离子在细胞膜内外形成的电位差</w:t>
      </w:r>
      <w:r w:rsidR="00E838CC">
        <w:rPr>
          <w:rFonts w:ascii="宋体" w:eastAsia="宋体" w:hAnsi="宋体" w:hint="eastAsia"/>
          <w:sz w:val="24"/>
          <w:szCs w:val="24"/>
        </w:rPr>
        <w:t>称为该离子的平衡电位，可以用Nernst</w:t>
      </w:r>
      <w:r w:rsidR="00EF47F9">
        <w:rPr>
          <w:rFonts w:ascii="宋体" w:eastAsia="宋体" w:hAnsi="宋体" w:hint="eastAsia"/>
          <w:sz w:val="24"/>
          <w:szCs w:val="24"/>
        </w:rPr>
        <w:t>方程来量化分析特定离子的平衡电位。</w:t>
      </w:r>
      <w:r w:rsidR="005F056C" w:rsidRPr="00256C13">
        <w:rPr>
          <w:rFonts w:ascii="宋体" w:eastAsia="宋体" w:hAnsi="宋体" w:hint="eastAsia"/>
          <w:sz w:val="24"/>
          <w:szCs w:val="24"/>
        </w:rPr>
        <w:t>根据神经元的电生理活动特点，</w:t>
      </w:r>
      <w:r w:rsidR="005F056C">
        <w:rPr>
          <w:rFonts w:ascii="宋体" w:eastAsia="宋体" w:hAnsi="宋体" w:hint="eastAsia"/>
          <w:sz w:val="24"/>
          <w:szCs w:val="24"/>
        </w:rPr>
        <w:t>就</w:t>
      </w:r>
      <w:r w:rsidR="005F056C" w:rsidRPr="00256C13">
        <w:rPr>
          <w:rFonts w:ascii="宋体" w:eastAsia="宋体" w:hAnsi="宋体" w:hint="eastAsia"/>
          <w:sz w:val="24"/>
          <w:szCs w:val="24"/>
        </w:rPr>
        <w:t>可以建立描述神经元活动的数学模型</w:t>
      </w:r>
      <w:r w:rsidR="005F056C">
        <w:rPr>
          <w:rFonts w:ascii="宋体" w:eastAsia="宋体" w:hAnsi="宋体" w:hint="eastAsia"/>
          <w:sz w:val="24"/>
          <w:szCs w:val="24"/>
        </w:rPr>
        <w:t>。</w:t>
      </w:r>
    </w:p>
    <w:p w:rsidR="00234478" w:rsidRDefault="00256C13" w:rsidP="00256C13">
      <w:pPr>
        <w:pStyle w:val="a3"/>
        <w:spacing w:line="300" w:lineRule="auto"/>
        <w:ind w:left="360" w:firstLineChars="0" w:firstLine="0"/>
        <w:jc w:val="center"/>
        <w:rPr>
          <w:rFonts w:ascii="宋体" w:eastAsia="宋体" w:hAnsi="宋体"/>
          <w:sz w:val="24"/>
          <w:szCs w:val="24"/>
        </w:rPr>
      </w:pPr>
      <w:r>
        <w:rPr>
          <w:noProof/>
        </w:rPr>
        <w:lastRenderedPageBreak/>
        <w:drawing>
          <wp:inline distT="0" distB="0" distL="0" distR="0" wp14:anchorId="2A066D18" wp14:editId="4BD17A23">
            <wp:extent cx="4105275" cy="2695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2695575"/>
                    </a:xfrm>
                    <a:prstGeom prst="rect">
                      <a:avLst/>
                    </a:prstGeom>
                  </pic:spPr>
                </pic:pic>
              </a:graphicData>
            </a:graphic>
          </wp:inline>
        </w:drawing>
      </w:r>
    </w:p>
    <w:p w:rsidR="00256C13" w:rsidRDefault="00256C13" w:rsidP="00256C13">
      <w:pPr>
        <w:pStyle w:val="a3"/>
        <w:spacing w:line="300" w:lineRule="auto"/>
        <w:ind w:left="360" w:firstLineChars="0" w:firstLine="0"/>
        <w:jc w:val="center"/>
        <w:rPr>
          <w:rFonts w:ascii="宋体" w:eastAsia="宋体" w:hAnsi="宋体"/>
          <w:sz w:val="24"/>
          <w:szCs w:val="24"/>
        </w:rPr>
      </w:pPr>
      <w:r>
        <w:rPr>
          <w:rFonts w:ascii="宋体" w:eastAsia="宋体" w:hAnsi="宋体" w:hint="eastAsia"/>
          <w:sz w:val="24"/>
          <w:szCs w:val="24"/>
        </w:rPr>
        <w:t>图：细胞膜的等效电路图</w:t>
      </w:r>
    </w:p>
    <w:p w:rsidR="005F056C" w:rsidRDefault="005F056C" w:rsidP="005F056C">
      <w:pPr>
        <w:spacing w:line="300" w:lineRule="auto"/>
        <w:rPr>
          <w:rFonts w:ascii="宋体" w:eastAsia="宋体" w:hAnsi="宋体"/>
          <w:sz w:val="24"/>
          <w:szCs w:val="24"/>
        </w:rPr>
      </w:pPr>
      <w:r>
        <w:rPr>
          <w:rFonts w:ascii="宋体" w:eastAsia="宋体" w:hAnsi="宋体" w:hint="eastAsia"/>
          <w:sz w:val="24"/>
          <w:szCs w:val="24"/>
        </w:rPr>
        <w:t>1）Hodgkin-Huxley模型</w:t>
      </w:r>
    </w:p>
    <w:p w:rsidR="00256C13" w:rsidRPr="00256C13" w:rsidRDefault="00256C13" w:rsidP="00256C13">
      <w:pPr>
        <w:spacing w:line="300" w:lineRule="auto"/>
        <w:ind w:firstLine="360"/>
        <w:rPr>
          <w:rFonts w:ascii="宋体" w:eastAsia="宋体" w:hAnsi="宋体"/>
          <w:sz w:val="24"/>
          <w:szCs w:val="24"/>
        </w:rPr>
      </w:pPr>
      <w:r>
        <w:rPr>
          <w:rFonts w:ascii="宋体" w:eastAsia="宋体" w:hAnsi="宋体" w:hint="eastAsia"/>
          <w:sz w:val="24"/>
          <w:szCs w:val="24"/>
        </w:rPr>
        <w:t>HH模型是一组非线性微分方程，描述神经元细胞膜的电生理活动，由两位研究者Alan Lloyd Hodgkin与Andrew Huxley于1952年提出</w:t>
      </w:r>
      <w:r w:rsidR="00583CE6">
        <w:rPr>
          <w:rFonts w:ascii="宋体" w:eastAsia="宋体" w:hAnsi="宋体" w:hint="eastAsia"/>
          <w:sz w:val="24"/>
          <w:szCs w:val="24"/>
        </w:rPr>
        <w:t>[</w:t>
      </w:r>
      <w:r w:rsidR="00583CE6">
        <w:rPr>
          <w:rFonts w:ascii="宋体" w:eastAsia="宋体" w:hAnsi="宋体"/>
          <w:sz w:val="24"/>
          <w:szCs w:val="24"/>
        </w:rPr>
        <w:t>5</w:t>
      </w:r>
      <w:r w:rsidR="00583CE6">
        <w:rPr>
          <w:rFonts w:ascii="宋体" w:eastAsia="宋体" w:hAnsi="宋体" w:hint="eastAsia"/>
          <w:sz w:val="24"/>
          <w:szCs w:val="24"/>
        </w:rPr>
        <w:t>]</w:t>
      </w:r>
      <w:r>
        <w:rPr>
          <w:rFonts w:ascii="宋体" w:eastAsia="宋体" w:hAnsi="宋体" w:hint="eastAsia"/>
          <w:sz w:val="24"/>
          <w:szCs w:val="24"/>
        </w:rPr>
        <w:t>，获得了1963年诺贝尔生理学奖。</w:t>
      </w:r>
    </w:p>
    <w:p w:rsidR="00B43802" w:rsidRDefault="00736C33" w:rsidP="00736C33">
      <w:pPr>
        <w:pStyle w:val="a3"/>
        <w:spacing w:line="300" w:lineRule="auto"/>
        <w:ind w:left="360" w:firstLineChars="0" w:firstLine="0"/>
        <w:jc w:val="center"/>
        <w:rPr>
          <w:rFonts w:ascii="宋体" w:eastAsia="宋体" w:hAnsi="宋体"/>
          <w:sz w:val="24"/>
          <w:szCs w:val="24"/>
        </w:rPr>
      </w:pPr>
      <w:r>
        <w:rPr>
          <w:noProof/>
        </w:rPr>
        <w:drawing>
          <wp:inline distT="0" distB="0" distL="0" distR="0" wp14:anchorId="1FA2E74C" wp14:editId="47590FCD">
            <wp:extent cx="3867150" cy="3114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3114675"/>
                    </a:xfrm>
                    <a:prstGeom prst="rect">
                      <a:avLst/>
                    </a:prstGeom>
                  </pic:spPr>
                </pic:pic>
              </a:graphicData>
            </a:graphic>
          </wp:inline>
        </w:drawing>
      </w:r>
    </w:p>
    <w:p w:rsidR="00736C33" w:rsidRDefault="001D3784" w:rsidP="001D3784">
      <w:pPr>
        <w:pStyle w:val="a3"/>
        <w:spacing w:line="300" w:lineRule="auto"/>
        <w:ind w:left="360" w:firstLineChars="0" w:firstLine="0"/>
        <w:jc w:val="center"/>
        <w:rPr>
          <w:rFonts w:ascii="宋体" w:eastAsia="宋体" w:hAnsi="宋体"/>
          <w:sz w:val="24"/>
          <w:szCs w:val="24"/>
        </w:rPr>
      </w:pPr>
      <w:r>
        <w:rPr>
          <w:rFonts w:ascii="宋体" w:eastAsia="宋体" w:hAnsi="宋体" w:hint="eastAsia"/>
          <w:sz w:val="24"/>
          <w:szCs w:val="24"/>
        </w:rPr>
        <w:t>图：Hodgkin-Huxley（HH）模型电路图</w:t>
      </w:r>
      <w:r w:rsidR="00B40382">
        <w:rPr>
          <w:rFonts w:ascii="宋体" w:eastAsia="宋体" w:hAnsi="宋体" w:hint="eastAsia"/>
          <w:sz w:val="24"/>
          <w:szCs w:val="24"/>
        </w:rPr>
        <w:t>[引用]</w:t>
      </w:r>
    </w:p>
    <w:p w:rsidR="001D3784" w:rsidRDefault="001876E6" w:rsidP="007E7902">
      <w:pPr>
        <w:spacing w:line="300" w:lineRule="auto"/>
        <w:ind w:firstLine="360"/>
        <w:rPr>
          <w:rFonts w:ascii="宋体" w:eastAsia="宋体" w:hAnsi="宋体"/>
          <w:sz w:val="24"/>
          <w:szCs w:val="24"/>
        </w:rPr>
      </w:pPr>
      <w:r w:rsidRPr="007E7902">
        <w:rPr>
          <w:rFonts w:ascii="宋体" w:eastAsia="宋体" w:hAnsi="宋体" w:hint="eastAsia"/>
          <w:sz w:val="24"/>
          <w:szCs w:val="24"/>
        </w:rPr>
        <w:t>上图描述了HH模型对应的电路图，其中C代表</w:t>
      </w:r>
      <w:r w:rsidR="007E7902" w:rsidRPr="007E7902">
        <w:rPr>
          <w:rFonts w:ascii="宋体" w:eastAsia="宋体" w:hAnsi="宋体" w:hint="eastAsia"/>
          <w:sz w:val="24"/>
          <w:szCs w:val="24"/>
        </w:rPr>
        <w:t>脂质双层的电容；</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Na</m:t>
            </m:r>
          </m:sub>
        </m:sSub>
      </m:oMath>
      <w:r w:rsidR="007E7902"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K</m:t>
            </m:r>
          </m:sub>
        </m:sSub>
      </m:oMath>
      <w:r w:rsidR="007E7902"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sz w:val="24"/>
                <w:szCs w:val="24"/>
              </w:rPr>
              <m:t>l</m:t>
            </m:r>
          </m:sub>
        </m:sSub>
      </m:oMath>
      <w:r w:rsidR="007E7902">
        <w:rPr>
          <w:rFonts w:ascii="宋体" w:eastAsia="宋体" w:hAnsi="宋体" w:hint="eastAsia"/>
          <w:sz w:val="24"/>
          <w:szCs w:val="24"/>
        </w:rPr>
        <w:t>分别</w:t>
      </w:r>
      <w:r w:rsidR="002D7414">
        <w:rPr>
          <w:rFonts w:ascii="宋体" w:eastAsia="宋体" w:hAnsi="宋体" w:hint="eastAsia"/>
          <w:sz w:val="24"/>
          <w:szCs w:val="24"/>
        </w:rPr>
        <w:t>代表钠离子通道，钾离子通道与</w:t>
      </w:r>
      <w:r w:rsidR="006D5353">
        <w:rPr>
          <w:rFonts w:ascii="宋体" w:eastAsia="宋体" w:hAnsi="宋体" w:hint="eastAsia"/>
          <w:sz w:val="24"/>
          <w:szCs w:val="24"/>
        </w:rPr>
        <w:t>漏电</w:t>
      </w:r>
      <w:r w:rsidR="002D7414">
        <w:rPr>
          <w:rFonts w:ascii="宋体" w:eastAsia="宋体" w:hAnsi="宋体" w:hint="eastAsia"/>
          <w:sz w:val="24"/>
          <w:szCs w:val="24"/>
        </w:rPr>
        <w:t>通道的电阻</w:t>
      </w:r>
      <w:r w:rsidR="00646D79">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l</m:t>
            </m:r>
          </m:sub>
        </m:sSub>
      </m:oMath>
      <w:r w:rsidR="006E708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Na</m:t>
            </m:r>
          </m:sub>
        </m:sSub>
      </m:oMath>
      <w:r w:rsidR="006E708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Na</m:t>
            </m:r>
          </m:sub>
        </m:sSub>
      </m:oMath>
      <w:r w:rsidR="006E7084">
        <w:rPr>
          <w:rFonts w:ascii="宋体" w:eastAsia="宋体" w:hAnsi="宋体" w:hint="eastAsia"/>
          <w:sz w:val="24"/>
          <w:szCs w:val="24"/>
        </w:rPr>
        <w:t>代表由于</w:t>
      </w:r>
      <w:r w:rsidR="00A70EB0">
        <w:rPr>
          <w:rFonts w:ascii="宋体" w:eastAsia="宋体" w:hAnsi="宋体" w:hint="eastAsia"/>
          <w:sz w:val="24"/>
          <w:szCs w:val="24"/>
        </w:rPr>
        <w:t>膜内外离子浓度差导致的</w:t>
      </w:r>
      <w:r w:rsidR="00F67C7B">
        <w:rPr>
          <w:rFonts w:ascii="宋体" w:eastAsia="宋体" w:hAnsi="宋体" w:hint="eastAsia"/>
          <w:sz w:val="24"/>
          <w:szCs w:val="24"/>
        </w:rPr>
        <w:t>电位差，分别是</w:t>
      </w:r>
      <w:r w:rsidR="006D5353">
        <w:rPr>
          <w:rFonts w:ascii="宋体" w:eastAsia="宋体" w:hAnsi="宋体" w:hint="eastAsia"/>
          <w:sz w:val="24"/>
          <w:szCs w:val="24"/>
        </w:rPr>
        <w:t>漏电</w:t>
      </w:r>
      <w:r w:rsidR="00F67C7B">
        <w:rPr>
          <w:rFonts w:ascii="宋体" w:eastAsia="宋体" w:hAnsi="宋体" w:hint="eastAsia"/>
          <w:sz w:val="24"/>
          <w:szCs w:val="24"/>
        </w:rPr>
        <w:t>平衡电位，钠离子平衡电位，钾离子平衡电位。以V代表细胞膜电位，那么HH模型的完整方程式如下：</w:t>
      </w:r>
    </w:p>
    <w:p w:rsidR="00F67C7B" w:rsidRPr="00786792" w:rsidRDefault="00786792" w:rsidP="00D145AC">
      <w:pPr>
        <w:spacing w:line="300" w:lineRule="auto"/>
        <w:ind w:left="840" w:firstLine="420"/>
        <w:rPr>
          <w:rFonts w:ascii="宋体" w:eastAsia="宋体" w:hAnsi="宋体"/>
          <w:sz w:val="24"/>
          <w:szCs w:val="24"/>
          <w:vertAlign w:val="subscript"/>
        </w:rPr>
      </w:pPr>
      <m:oMathPara>
        <m:oMathParaPr>
          <m:jc m:val="left"/>
        </m:oMathParaPr>
        <m:oMath>
          <m:r>
            <m:rPr>
              <m:sty m:val="p"/>
            </m:rPr>
            <w:rPr>
              <w:rFonts w:ascii="Cambria Math" w:eastAsia="宋体" w:hAnsi="Cambria Math"/>
              <w:sz w:val="24"/>
              <w:szCs w:val="24"/>
              <w:vertAlign w:val="subscript"/>
            </w:rPr>
            <m:t>C</m:t>
          </m:r>
          <m:f>
            <m:fPr>
              <m:ctrlPr>
                <w:rPr>
                  <w:rFonts w:ascii="Cambria Math" w:eastAsia="宋体" w:hAnsi="Cambria Math"/>
                  <w:sz w:val="24"/>
                  <w:szCs w:val="24"/>
                  <w:vertAlign w:val="subscript"/>
                </w:rPr>
              </m:ctrlPr>
            </m:fPr>
            <m:num>
              <m:r>
                <w:rPr>
                  <w:rFonts w:ascii="Cambria Math" w:eastAsia="宋体" w:hAnsi="Cambria Math"/>
                  <w:sz w:val="24"/>
                  <w:szCs w:val="24"/>
                  <w:vertAlign w:val="subscript"/>
                </w:rPr>
                <m:t>dV</m:t>
              </m:r>
            </m:num>
            <m:den>
              <m:r>
                <w:rPr>
                  <w:rFonts w:ascii="Cambria Math" w:eastAsia="宋体" w:hAnsi="Cambria Math"/>
                  <w:sz w:val="24"/>
                  <w:szCs w:val="24"/>
                  <w:vertAlign w:val="subscript"/>
                </w:rPr>
                <m:t>dt</m:t>
              </m:r>
            </m:den>
          </m:f>
          <m:r>
            <w:rPr>
              <w:rFonts w:ascii="Cambria Math" w:eastAsia="宋体" w:hAnsi="Cambria Math"/>
              <w:sz w:val="24"/>
              <w:szCs w:val="24"/>
              <w:vertAlign w:val="subscript"/>
            </w:rPr>
            <m:t>=I-</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g</m:t>
              </m:r>
            </m:e>
            <m:sub>
              <m:r>
                <w:rPr>
                  <w:rFonts w:ascii="Cambria Math" w:eastAsia="宋体" w:hAnsi="Cambria Math"/>
                  <w:sz w:val="24"/>
                  <w:szCs w:val="24"/>
                  <w:vertAlign w:val="subscript"/>
                </w:rPr>
                <m:t>K</m:t>
              </m:r>
            </m:sub>
          </m:sSub>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n</m:t>
              </m:r>
            </m:e>
            <m:sup>
              <m:r>
                <w:rPr>
                  <w:rFonts w:ascii="Cambria Math" w:eastAsia="宋体" w:hAnsi="Cambria Math"/>
                  <w:sz w:val="24"/>
                  <w:szCs w:val="24"/>
                  <w:vertAlign w:val="subscript"/>
                </w:rPr>
                <m:t>4</m:t>
              </m:r>
            </m:sup>
          </m:sSup>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E</m:t>
                  </m:r>
                </m:e>
                <m:sub>
                  <m:r>
                    <w:rPr>
                      <w:rFonts w:ascii="Cambria Math" w:eastAsia="宋体" w:hAnsi="Cambria Math"/>
                      <w:sz w:val="24"/>
                      <w:szCs w:val="24"/>
                      <w:vertAlign w:val="subscript"/>
                    </w:rPr>
                    <m:t>K</m:t>
                  </m:r>
                </m:sub>
              </m:sSub>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g</m:t>
              </m:r>
            </m:e>
            <m:sub>
              <m:r>
                <w:rPr>
                  <w:rFonts w:ascii="Cambria Math" w:eastAsia="宋体" w:hAnsi="Cambria Math"/>
                  <w:sz w:val="24"/>
                  <w:szCs w:val="24"/>
                  <w:vertAlign w:val="subscript"/>
                </w:rPr>
                <m:t>Na</m:t>
              </m:r>
            </m:sub>
          </m:sSub>
          <m:sSup>
            <m:sSupPr>
              <m:ctrlPr>
                <w:rPr>
                  <w:rFonts w:ascii="Cambria Math" w:eastAsia="宋体" w:hAnsi="Cambria Math"/>
                  <w:i/>
                  <w:sz w:val="24"/>
                  <w:szCs w:val="24"/>
                  <w:vertAlign w:val="subscript"/>
                </w:rPr>
              </m:ctrlPr>
            </m:sSupPr>
            <m:e>
              <m:r>
                <w:rPr>
                  <w:rFonts w:ascii="Cambria Math" w:eastAsia="宋体" w:hAnsi="Cambria Math"/>
                  <w:sz w:val="24"/>
                  <w:szCs w:val="24"/>
                  <w:vertAlign w:val="subscript"/>
                </w:rPr>
                <m:t>m</m:t>
              </m:r>
            </m:e>
            <m:sup>
              <m:r>
                <w:rPr>
                  <w:rFonts w:ascii="Cambria Math" w:eastAsia="宋体" w:hAnsi="Cambria Math"/>
                  <w:sz w:val="24"/>
                  <w:szCs w:val="24"/>
                  <w:vertAlign w:val="subscript"/>
                </w:rPr>
                <m:t>3</m:t>
              </m:r>
            </m:sup>
          </m:sSup>
          <m:r>
            <w:rPr>
              <w:rFonts w:ascii="Cambria Math" w:eastAsia="宋体" w:hAnsi="Cambria Math"/>
              <w:sz w:val="24"/>
              <w:szCs w:val="24"/>
              <w:vertAlign w:val="subscript"/>
            </w:rPr>
            <m:t>h</m:t>
          </m:r>
          <m:d>
            <m:dPr>
              <m:ctrlPr>
                <w:rPr>
                  <w:rFonts w:ascii="Cambria Math" w:eastAsia="宋体" w:hAnsi="Cambria Math"/>
                  <w:sz w:val="24"/>
                  <w:szCs w:val="24"/>
                  <w:vertAlign w:val="subscript"/>
                </w:rPr>
              </m:ctrlPr>
            </m:dPr>
            <m:e>
              <m:r>
                <m:rPr>
                  <m:sty m:val="p"/>
                </m:rPr>
                <w:rPr>
                  <w:rFonts w:ascii="Cambria Math" w:eastAsia="宋体" w:hAnsi="Cambria Math"/>
                  <w:sz w:val="24"/>
                  <w:szCs w:val="24"/>
                  <w:vertAlign w:val="subscript"/>
                </w:rPr>
                <m:t>V-</m:t>
              </m:r>
              <m:sSub>
                <m:sSubPr>
                  <m:ctrlPr>
                    <w:rPr>
                      <w:rFonts w:ascii="Cambria Math" w:eastAsia="宋体" w:hAnsi="Cambria Math"/>
                      <w:sz w:val="24"/>
                      <w:szCs w:val="24"/>
                      <w:vertAlign w:val="subscript"/>
                    </w:rPr>
                  </m:ctrlPr>
                </m:sSubPr>
                <m:e>
                  <m:r>
                    <w:rPr>
                      <w:rFonts w:ascii="Cambria Math" w:eastAsia="宋体" w:hAnsi="Cambria Math"/>
                      <w:sz w:val="24"/>
                      <w:szCs w:val="24"/>
                      <w:vertAlign w:val="subscript"/>
                    </w:rPr>
                    <m:t>E</m:t>
                  </m:r>
                </m:e>
                <m:sub>
                  <m:r>
                    <w:rPr>
                      <w:rFonts w:ascii="Cambria Math" w:eastAsia="宋体" w:hAnsi="Cambria Math"/>
                      <w:sz w:val="24"/>
                      <w:szCs w:val="24"/>
                      <w:vertAlign w:val="subscript"/>
                    </w:rPr>
                    <m:t>Na</m:t>
                  </m:r>
                </m:sub>
              </m:sSub>
            </m:e>
          </m:d>
          <m:r>
            <m:rPr>
              <m:sty m:val="p"/>
            </m:rPr>
            <w:rPr>
              <w:rFonts w:ascii="Cambria Math" w:eastAsia="宋体" w:hAnsi="Cambria Math"/>
              <w:sz w:val="24"/>
              <w:szCs w:val="24"/>
              <w:vertAlign w:val="subscript"/>
            </w:rPr>
            <m:t>-</m:t>
          </m:r>
          <m:sSub>
            <m:sSubPr>
              <m:ctrlPr>
                <w:rPr>
                  <w:rFonts w:ascii="Cambria Math" w:eastAsia="宋体" w:hAnsi="Cambria Math"/>
                  <w:sz w:val="24"/>
                  <w:szCs w:val="24"/>
                  <w:vertAlign w:val="subscript"/>
                </w:rPr>
              </m:ctrlPr>
            </m:sSubPr>
            <m:e>
              <m:r>
                <w:rPr>
                  <w:rFonts w:ascii="Cambria Math" w:eastAsia="宋体" w:hAnsi="Cambria Math"/>
                  <w:sz w:val="24"/>
                  <w:szCs w:val="24"/>
                  <w:vertAlign w:val="subscript"/>
                </w:rPr>
                <m:t>g</m:t>
              </m:r>
            </m:e>
            <m:sub>
              <m:r>
                <w:rPr>
                  <w:rFonts w:ascii="Cambria Math" w:eastAsia="宋体" w:hAnsi="Cambria Math"/>
                  <w:sz w:val="24"/>
                  <w:szCs w:val="24"/>
                  <w:vertAlign w:val="subscript"/>
                </w:rPr>
                <m:t>L</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E</m:t>
                  </m:r>
                </m:e>
                <m:sub>
                  <m:r>
                    <w:rPr>
                      <w:rFonts w:ascii="Cambria Math" w:eastAsia="宋体" w:hAnsi="Cambria Math"/>
                      <w:sz w:val="24"/>
                      <w:szCs w:val="24"/>
                      <w:vertAlign w:val="subscript"/>
                    </w:rPr>
                    <m:t>L</m:t>
                  </m:r>
                </m:sub>
              </m:sSub>
            </m:e>
          </m:d>
        </m:oMath>
      </m:oMathPara>
    </w:p>
    <w:p w:rsidR="00786792" w:rsidRPr="00786792" w:rsidRDefault="006D0A8A" w:rsidP="00D145AC">
      <w:pPr>
        <w:spacing w:line="300" w:lineRule="auto"/>
        <w:ind w:left="840" w:firstLine="420"/>
        <w:rPr>
          <w:rFonts w:ascii="宋体" w:eastAsia="宋体" w:hAnsi="宋体"/>
          <w:sz w:val="24"/>
          <w:szCs w:val="24"/>
          <w:vertAlign w:val="subscript"/>
        </w:rPr>
      </w:pPr>
      <m:oMathPara>
        <m:oMathParaPr>
          <m:jc m:val="left"/>
        </m:oMathParaPr>
        <m:oMath>
          <m:f>
            <m:fPr>
              <m:ctrlPr>
                <w:rPr>
                  <w:rFonts w:ascii="Cambria Math" w:eastAsia="宋体" w:hAnsi="Cambria Math"/>
                  <w:sz w:val="24"/>
                  <w:szCs w:val="24"/>
                  <w:vertAlign w:val="subscript"/>
                </w:rPr>
              </m:ctrlPr>
            </m:fPr>
            <m:num>
              <m:r>
                <w:rPr>
                  <w:rFonts w:ascii="Cambria Math" w:eastAsia="宋体" w:hAnsi="Cambria Math"/>
                  <w:sz w:val="24"/>
                  <w:szCs w:val="24"/>
                  <w:vertAlign w:val="subscript"/>
                </w:rPr>
                <m:t>dn</m:t>
              </m:r>
            </m:num>
            <m:den>
              <m:r>
                <w:rPr>
                  <w:rFonts w:ascii="Cambria Math" w:eastAsia="宋体" w:hAnsi="Cambria Math"/>
                  <w:sz w:val="24"/>
                  <w:szCs w:val="24"/>
                  <w:vertAlign w:val="subscript"/>
                </w:rPr>
                <m:t>dt</m:t>
              </m:r>
            </m:den>
          </m:f>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1-n</m:t>
              </m:r>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n</m:t>
          </m:r>
        </m:oMath>
      </m:oMathPara>
    </w:p>
    <w:p w:rsidR="00786792" w:rsidRPr="00377F56" w:rsidRDefault="006D0A8A" w:rsidP="00377F5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dm</m:t>
              </m:r>
            </m:num>
            <m:den>
              <m:r>
                <w:rPr>
                  <w:rFonts w:ascii="Cambria Math" w:eastAsia="宋体" w:hAnsi="Cambria Math"/>
                  <w:sz w:val="24"/>
                  <w:szCs w:val="24"/>
                </w:rPr>
                <m:t>dt</m:t>
              </m:r>
            </m:den>
          </m:f>
          <m:r>
            <m:rPr>
              <m:sty m:val="p"/>
            </m:rPr>
            <w:rPr>
              <w:rFonts w:ascii="Cambria Math" w:eastAsia="宋体" w:hAnsi="Cambria Math"/>
              <w:sz w:val="24"/>
              <w:szCs w:val="24"/>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m</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1-m</m:t>
              </m:r>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m</m:t>
              </m:r>
            </m:sub>
          </m:sSub>
          <m:r>
            <w:rPr>
              <w:rFonts w:ascii="Cambria Math" w:eastAsia="宋体" w:hAnsi="Cambria Math"/>
              <w:sz w:val="24"/>
              <w:szCs w:val="24"/>
              <w:vertAlign w:val="subscript"/>
            </w:rPr>
            <m:t>(V)m</m:t>
          </m:r>
        </m:oMath>
      </m:oMathPara>
    </w:p>
    <w:p w:rsidR="00786792" w:rsidRPr="00377F56" w:rsidRDefault="006D0A8A" w:rsidP="00377F5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dh</m:t>
              </m:r>
            </m:num>
            <m:den>
              <m:r>
                <w:rPr>
                  <w:rFonts w:ascii="Cambria Math" w:eastAsia="宋体" w:hAnsi="Cambria Math"/>
                  <w:sz w:val="24"/>
                  <w:szCs w:val="24"/>
                </w:rPr>
                <m:t>dt</m:t>
              </m:r>
            </m:den>
          </m:f>
          <m:r>
            <m:rPr>
              <m:sty m:val="p"/>
            </m:rPr>
            <w:rPr>
              <w:rFonts w:ascii="Cambria Math" w:eastAsia="宋体" w:hAnsi="Cambria Math"/>
              <w:sz w:val="24"/>
              <w:szCs w:val="24"/>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1-</m:t>
              </m:r>
              <m:r>
                <w:rPr>
                  <w:rFonts w:ascii="Cambria Math" w:eastAsia="宋体" w:hAnsi="Cambria Math"/>
                  <w:sz w:val="24"/>
                  <w:szCs w:val="24"/>
                  <w:vertAlign w:val="subscript"/>
                </w:rPr>
                <m:t>h</m:t>
              </m:r>
            </m:e>
          </m:d>
          <m:r>
            <w:rPr>
              <w:rFonts w:ascii="Cambria Math" w:eastAsia="宋体" w:hAnsi="Cambria Math"/>
              <w:sz w:val="24"/>
              <w:szCs w:val="24"/>
              <w:vertAlign w:val="subscript"/>
            </w:rPr>
            <m:t>-</m:t>
          </m:r>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h</m:t>
          </m:r>
        </m:oMath>
      </m:oMathPara>
    </w:p>
    <w:p w:rsidR="00786792" w:rsidRDefault="00786792" w:rsidP="00786792">
      <w:pPr>
        <w:spacing w:line="300" w:lineRule="auto"/>
        <w:rPr>
          <w:rFonts w:ascii="宋体" w:eastAsia="宋体" w:hAnsi="宋体"/>
          <w:sz w:val="24"/>
          <w:szCs w:val="24"/>
        </w:rPr>
      </w:pPr>
      <w:r>
        <w:rPr>
          <w:rFonts w:ascii="宋体" w:eastAsia="宋体" w:hAnsi="宋体" w:hint="eastAsia"/>
          <w:sz w:val="24"/>
          <w:szCs w:val="24"/>
        </w:rPr>
        <w:t>其中：</w:t>
      </w:r>
    </w:p>
    <w:p w:rsidR="00786792" w:rsidRDefault="00786792" w:rsidP="00786792">
      <w:pPr>
        <w:spacing w:line="300" w:lineRule="auto"/>
        <w:rPr>
          <w:rFonts w:ascii="宋体" w:eastAsia="宋体" w:hAnsi="宋体"/>
          <w:sz w:val="24"/>
          <w:szCs w:val="24"/>
        </w:rPr>
      </w:pPr>
      <w:r>
        <w:rPr>
          <w:rFonts w:ascii="宋体" w:eastAsia="宋体" w:hAnsi="宋体"/>
          <w:sz w:val="24"/>
          <w:szCs w:val="24"/>
        </w:rPr>
        <w:tab/>
      </w:r>
      <w:r w:rsidR="00D145AC">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m:rPr>
            <m:sty m:val="p"/>
          </m:rPr>
          <w:rPr>
            <w:rFonts w:ascii="Cambria Math" w:eastAsia="宋体" w:hAnsi="Cambria Math" w:hint="eastAsia"/>
            <w:sz w:val="24"/>
            <w:szCs w:val="24"/>
          </w:rPr>
          <m:t>=</m:t>
        </m:r>
        <m:r>
          <m:rPr>
            <m:sty m:val="p"/>
          </m:rPr>
          <w:rPr>
            <w:rFonts w:ascii="Cambria Math" w:eastAsia="宋体" w:hAnsi="Cambria Math"/>
            <w:sz w:val="24"/>
            <w:szCs w:val="24"/>
          </w:rPr>
          <m:t>0.01</m:t>
        </m:r>
        <m:f>
          <m:fPr>
            <m:ctrlPr>
              <w:rPr>
                <w:rFonts w:ascii="Cambria Math" w:eastAsia="宋体" w:hAnsi="Cambria Math"/>
                <w:sz w:val="24"/>
                <w:szCs w:val="24"/>
              </w:rPr>
            </m:ctrlPr>
          </m:fPr>
          <m:num>
            <m:r>
              <w:rPr>
                <w:rFonts w:ascii="Cambria Math" w:eastAsia="宋体" w:hAnsi="Cambria Math"/>
                <w:sz w:val="24"/>
                <w:szCs w:val="24"/>
              </w:rPr>
              <m:t>10</m:t>
            </m:r>
            <m:r>
              <w:rPr>
                <w:rFonts w:ascii="微软雅黑" w:eastAsia="微软雅黑" w:hAnsi="微软雅黑" w:cs="微软雅黑" w:hint="eastAsia"/>
                <w:sz w:val="24"/>
                <w:szCs w:val="24"/>
              </w:rPr>
              <m:t>-</m:t>
            </m:r>
            <m:r>
              <w:rPr>
                <w:rFonts w:ascii="Cambria Math" w:eastAsia="宋体" w:hAnsi="Cambria Math" w:hint="eastAsia"/>
                <w:sz w:val="24"/>
                <w:szCs w:val="24"/>
              </w:rPr>
              <m:t>V</m:t>
            </m:r>
          </m:num>
          <m:den>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10-V</m:t>
                        </m:r>
                      </m:num>
                      <m:den>
                        <m:r>
                          <w:rPr>
                            <w:rFonts w:ascii="Cambria Math" w:eastAsia="宋体" w:hAnsi="Cambria Math"/>
                            <w:sz w:val="24"/>
                            <w:szCs w:val="24"/>
                          </w:rPr>
                          <m:t>10</m:t>
                        </m:r>
                      </m:den>
                    </m:f>
                  </m:e>
                </m:d>
              </m:e>
            </m:func>
            <m:r>
              <w:rPr>
                <w:rFonts w:ascii="Cambria Math" w:eastAsia="宋体" w:hAnsi="Cambria Math"/>
                <w:sz w:val="24"/>
                <w:szCs w:val="24"/>
              </w:rPr>
              <m:t>-1</m:t>
            </m:r>
          </m:den>
        </m:f>
      </m:oMath>
    </w:p>
    <w:p w:rsidR="00786792" w:rsidRDefault="00786792" w:rsidP="00786792">
      <w:pPr>
        <w:spacing w:line="300" w:lineRule="auto"/>
        <w:rPr>
          <w:rFonts w:ascii="宋体" w:eastAsia="宋体" w:hAnsi="宋体"/>
          <w:sz w:val="24"/>
          <w:szCs w:val="24"/>
        </w:rPr>
      </w:pPr>
      <w:r>
        <w:rPr>
          <w:rFonts w:ascii="宋体" w:eastAsia="宋体" w:hAnsi="宋体"/>
          <w:sz w:val="24"/>
          <w:szCs w:val="24"/>
        </w:rPr>
        <w:tab/>
      </w:r>
      <w:r w:rsidR="00D145AC">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n</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=0.125</m:t>
        </m:r>
        <m:r>
          <m:rPr>
            <m:sty m:val="p"/>
          </m:rPr>
          <w:rPr>
            <w:rFonts w:ascii="Cambria Math" w:eastAsia="宋体" w:hAnsi="Cambria Math"/>
            <w:sz w:val="24"/>
            <w:szCs w:val="24"/>
            <w:vertAlign w:val="subscript"/>
          </w:rPr>
          <m:t>exp⁡</m:t>
        </m:r>
        <m:r>
          <w:rPr>
            <w:rFonts w:ascii="Cambria Math" w:eastAsia="宋体" w:hAnsi="Cambria Math"/>
            <w:sz w:val="24"/>
            <w:szCs w:val="24"/>
            <w:vertAlign w:val="subscript"/>
          </w:rPr>
          <m:t>(</m:t>
        </m:r>
        <m:f>
          <m:fPr>
            <m:ctrlPr>
              <w:rPr>
                <w:rFonts w:ascii="Cambria Math" w:eastAsia="宋体" w:hAnsi="Cambria Math"/>
                <w:i/>
                <w:sz w:val="24"/>
                <w:szCs w:val="24"/>
                <w:vertAlign w:val="subscript"/>
              </w:rPr>
            </m:ctrlPr>
          </m:fPr>
          <m:num>
            <m:r>
              <w:rPr>
                <w:rFonts w:ascii="Cambria Math" w:eastAsia="宋体" w:hAnsi="Cambria Math"/>
                <w:sz w:val="24"/>
                <w:szCs w:val="24"/>
                <w:vertAlign w:val="subscript"/>
              </w:rPr>
              <m:t>-V</m:t>
            </m:r>
          </m:num>
          <m:den>
            <m:r>
              <w:rPr>
                <w:rFonts w:ascii="Cambria Math" w:eastAsia="宋体" w:hAnsi="Cambria Math"/>
                <w:sz w:val="24"/>
                <w:szCs w:val="24"/>
                <w:vertAlign w:val="subscript"/>
              </w:rPr>
              <m:t>80</m:t>
            </m:r>
          </m:den>
        </m:f>
        <m:r>
          <w:rPr>
            <w:rFonts w:ascii="Cambria Math" w:eastAsia="宋体" w:hAnsi="Cambria Math"/>
            <w:sz w:val="24"/>
            <w:szCs w:val="24"/>
            <w:vertAlign w:val="subscript"/>
          </w:rPr>
          <m:t>)</m:t>
        </m:r>
      </m:oMath>
    </w:p>
    <w:p w:rsidR="00786792" w:rsidRDefault="00786792" w:rsidP="00786792">
      <w:pPr>
        <w:spacing w:line="300" w:lineRule="auto"/>
        <w:rPr>
          <w:rFonts w:ascii="宋体" w:eastAsia="宋体" w:hAnsi="宋体"/>
          <w:sz w:val="24"/>
          <w:szCs w:val="24"/>
        </w:rPr>
      </w:pPr>
      <w:r>
        <w:rPr>
          <w:rFonts w:ascii="宋体" w:eastAsia="宋体" w:hAnsi="宋体"/>
          <w:sz w:val="24"/>
          <w:szCs w:val="24"/>
        </w:rPr>
        <w:tab/>
      </w:r>
      <w:r w:rsidR="00D145AC">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m</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m:rPr>
            <m:sty m:val="p"/>
          </m:rPr>
          <w:rPr>
            <w:rFonts w:ascii="Cambria Math" w:eastAsia="宋体" w:hAnsi="Cambria Math"/>
            <w:sz w:val="24"/>
            <w:szCs w:val="24"/>
          </w:rPr>
          <m:t>=0.1</m:t>
        </m:r>
        <m:f>
          <m:fPr>
            <m:ctrlPr>
              <w:rPr>
                <w:rFonts w:ascii="Cambria Math" w:eastAsia="宋体" w:hAnsi="Cambria Math"/>
                <w:sz w:val="24"/>
                <w:szCs w:val="24"/>
              </w:rPr>
            </m:ctrlPr>
          </m:fPr>
          <m:num>
            <m:r>
              <w:rPr>
                <w:rFonts w:ascii="Cambria Math" w:eastAsia="宋体" w:hAnsi="Cambria Math"/>
                <w:sz w:val="24"/>
                <w:szCs w:val="24"/>
              </w:rPr>
              <m:t>25</m:t>
            </m:r>
            <m:r>
              <w:rPr>
                <w:rFonts w:ascii="微软雅黑" w:eastAsia="微软雅黑" w:hAnsi="微软雅黑" w:cs="微软雅黑" w:hint="eastAsia"/>
                <w:sz w:val="24"/>
                <w:szCs w:val="24"/>
              </w:rPr>
              <m:t>-</m:t>
            </m:r>
            <m:r>
              <w:rPr>
                <w:rFonts w:ascii="Cambria Math" w:eastAsia="宋体" w:hAnsi="Cambria Math" w:hint="eastAsia"/>
                <w:sz w:val="24"/>
                <w:szCs w:val="24"/>
              </w:rPr>
              <m:t>V</m:t>
            </m:r>
          </m:num>
          <m:den>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25-V</m:t>
                        </m:r>
                      </m:num>
                      <m:den>
                        <m:r>
                          <w:rPr>
                            <w:rFonts w:ascii="Cambria Math" w:eastAsia="宋体" w:hAnsi="Cambria Math"/>
                            <w:sz w:val="24"/>
                            <w:szCs w:val="24"/>
                          </w:rPr>
                          <m:t>10</m:t>
                        </m:r>
                      </m:den>
                    </m:f>
                  </m:e>
                </m:d>
              </m:e>
            </m:func>
            <m:r>
              <w:rPr>
                <w:rFonts w:ascii="Cambria Math" w:eastAsia="宋体" w:hAnsi="Cambria Math"/>
                <w:sz w:val="24"/>
                <w:szCs w:val="24"/>
              </w:rPr>
              <m:t>-1</m:t>
            </m:r>
          </m:den>
        </m:f>
      </m:oMath>
    </w:p>
    <w:p w:rsidR="00786792" w:rsidRDefault="00D145AC" w:rsidP="00786792">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m</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=4</m:t>
        </m:r>
        <m:r>
          <m:rPr>
            <m:sty m:val="p"/>
          </m:rPr>
          <w:rPr>
            <w:rFonts w:ascii="Cambria Math" w:eastAsia="宋体" w:hAnsi="Cambria Math"/>
            <w:sz w:val="24"/>
            <w:szCs w:val="24"/>
            <w:vertAlign w:val="subscript"/>
          </w:rPr>
          <m:t>exp⁡</m:t>
        </m:r>
        <m:r>
          <w:rPr>
            <w:rFonts w:ascii="Cambria Math" w:eastAsia="宋体" w:hAnsi="Cambria Math"/>
            <w:sz w:val="24"/>
            <w:szCs w:val="24"/>
            <w:vertAlign w:val="subscript"/>
          </w:rPr>
          <m:t>(</m:t>
        </m:r>
        <m:f>
          <m:fPr>
            <m:ctrlPr>
              <w:rPr>
                <w:rFonts w:ascii="Cambria Math" w:eastAsia="宋体" w:hAnsi="Cambria Math"/>
                <w:i/>
                <w:sz w:val="24"/>
                <w:szCs w:val="24"/>
                <w:vertAlign w:val="subscript"/>
              </w:rPr>
            </m:ctrlPr>
          </m:fPr>
          <m:num>
            <m:r>
              <w:rPr>
                <w:rFonts w:ascii="Cambria Math" w:eastAsia="宋体" w:hAnsi="Cambria Math"/>
                <w:sz w:val="24"/>
                <w:szCs w:val="24"/>
                <w:vertAlign w:val="subscript"/>
              </w:rPr>
              <m:t>-V</m:t>
            </m:r>
          </m:num>
          <m:den>
            <m:r>
              <w:rPr>
                <w:rFonts w:ascii="Cambria Math" w:eastAsia="宋体" w:hAnsi="Cambria Math"/>
                <w:sz w:val="24"/>
                <w:szCs w:val="24"/>
                <w:vertAlign w:val="subscript"/>
              </w:rPr>
              <m:t>18</m:t>
            </m:r>
          </m:den>
        </m:f>
        <m:r>
          <w:rPr>
            <w:rFonts w:ascii="Cambria Math" w:eastAsia="宋体" w:hAnsi="Cambria Math"/>
            <w:sz w:val="24"/>
            <w:szCs w:val="24"/>
            <w:vertAlign w:val="subscript"/>
          </w:rPr>
          <m:t>)</m:t>
        </m:r>
      </m:oMath>
    </w:p>
    <w:p w:rsidR="00786792" w:rsidRDefault="005A02BB" w:rsidP="00786792">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α</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w:rPr>
            <w:rFonts w:ascii="Cambria Math" w:eastAsia="宋体" w:hAnsi="Cambria Math"/>
            <w:sz w:val="24"/>
            <w:szCs w:val="24"/>
            <w:vertAlign w:val="subscript"/>
          </w:rPr>
          <m:t>=0.07</m:t>
        </m:r>
        <m:r>
          <m:rPr>
            <m:sty m:val="p"/>
          </m:rPr>
          <w:rPr>
            <w:rFonts w:ascii="Cambria Math" w:eastAsia="宋体" w:hAnsi="Cambria Math"/>
            <w:sz w:val="24"/>
            <w:szCs w:val="24"/>
            <w:vertAlign w:val="subscript"/>
          </w:rPr>
          <m:t>exp⁡</m:t>
        </m:r>
        <m:r>
          <w:rPr>
            <w:rFonts w:ascii="Cambria Math" w:eastAsia="宋体" w:hAnsi="Cambria Math"/>
            <w:sz w:val="24"/>
            <w:szCs w:val="24"/>
            <w:vertAlign w:val="subscript"/>
          </w:rPr>
          <m:t>(</m:t>
        </m:r>
        <m:f>
          <m:fPr>
            <m:ctrlPr>
              <w:rPr>
                <w:rFonts w:ascii="Cambria Math" w:eastAsia="宋体" w:hAnsi="Cambria Math"/>
                <w:i/>
                <w:sz w:val="24"/>
                <w:szCs w:val="24"/>
                <w:vertAlign w:val="subscript"/>
              </w:rPr>
            </m:ctrlPr>
          </m:fPr>
          <m:num>
            <m:r>
              <w:rPr>
                <w:rFonts w:ascii="Cambria Math" w:eastAsia="宋体" w:hAnsi="Cambria Math"/>
                <w:sz w:val="24"/>
                <w:szCs w:val="24"/>
                <w:vertAlign w:val="subscript"/>
              </w:rPr>
              <m:t>-V</m:t>
            </m:r>
          </m:num>
          <m:den>
            <m:r>
              <w:rPr>
                <w:rFonts w:ascii="Cambria Math" w:eastAsia="宋体" w:hAnsi="Cambria Math"/>
                <w:sz w:val="24"/>
                <w:szCs w:val="24"/>
                <w:vertAlign w:val="subscript"/>
              </w:rPr>
              <m:t>20</m:t>
            </m:r>
          </m:den>
        </m:f>
        <m:r>
          <w:rPr>
            <w:rFonts w:ascii="Cambria Math" w:eastAsia="宋体" w:hAnsi="Cambria Math"/>
            <w:sz w:val="24"/>
            <w:szCs w:val="24"/>
            <w:vertAlign w:val="subscript"/>
          </w:rPr>
          <m:t>)</m:t>
        </m:r>
      </m:oMath>
    </w:p>
    <w:p w:rsidR="00786792" w:rsidRDefault="006C67C8" w:rsidP="00786792">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m:oMath>
        <m:sSub>
          <m:sSubPr>
            <m:ctrlPr>
              <w:rPr>
                <w:rFonts w:ascii="Cambria Math" w:eastAsia="宋体" w:hAnsi="Cambria Math"/>
                <w:i/>
                <w:sz w:val="24"/>
                <w:szCs w:val="24"/>
                <w:vertAlign w:val="subscript"/>
              </w:rPr>
            </m:ctrlPr>
          </m:sSubPr>
          <m:e>
            <m:r>
              <w:rPr>
                <w:rFonts w:ascii="Cambria Math" w:eastAsia="宋体" w:hAnsi="Cambria Math"/>
                <w:sz w:val="24"/>
                <w:szCs w:val="24"/>
                <w:vertAlign w:val="subscript"/>
              </w:rPr>
              <m:t>β</m:t>
            </m:r>
          </m:e>
          <m:sub>
            <m:r>
              <w:rPr>
                <w:rFonts w:ascii="Cambria Math" w:eastAsia="宋体" w:hAnsi="Cambria Math"/>
                <w:sz w:val="24"/>
                <w:szCs w:val="24"/>
                <w:vertAlign w:val="subscript"/>
              </w:rPr>
              <m:t>h</m:t>
            </m:r>
          </m:sub>
        </m:sSub>
        <m:d>
          <m:dPr>
            <m:ctrlPr>
              <w:rPr>
                <w:rFonts w:ascii="Cambria Math" w:eastAsia="宋体" w:hAnsi="Cambria Math"/>
                <w:i/>
                <w:sz w:val="24"/>
                <w:szCs w:val="24"/>
                <w:vertAlign w:val="subscript"/>
              </w:rPr>
            </m:ctrlPr>
          </m:dPr>
          <m:e>
            <m:r>
              <w:rPr>
                <w:rFonts w:ascii="Cambria Math" w:eastAsia="宋体" w:hAnsi="Cambria Math"/>
                <w:sz w:val="24"/>
                <w:szCs w:val="24"/>
                <w:vertAlign w:val="subscript"/>
              </w:rPr>
              <m:t>V</m:t>
            </m:r>
          </m:e>
        </m:d>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1</m:t>
            </m:r>
          </m:num>
          <m:den>
            <m:func>
              <m:funcPr>
                <m:ctrlPr>
                  <w:rPr>
                    <w:rFonts w:ascii="Cambria Math" w:eastAsia="宋体" w:hAnsi="Cambria Math"/>
                    <w:sz w:val="24"/>
                    <w:szCs w:val="24"/>
                  </w:rPr>
                </m:ctrlPr>
              </m:funcPr>
              <m:fName>
                <m:r>
                  <m:rPr>
                    <m:sty m:val="p"/>
                  </m:rPr>
                  <w:rPr>
                    <w:rFonts w:ascii="Cambria Math" w:eastAsia="宋体" w:hAnsi="Cambria Math"/>
                    <w:sz w:val="24"/>
                    <w:szCs w:val="24"/>
                  </w:rPr>
                  <m:t>exp</m:t>
                </m:r>
              </m:fName>
              <m:e>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30-V</m:t>
                        </m:r>
                      </m:num>
                      <m:den>
                        <m:r>
                          <w:rPr>
                            <w:rFonts w:ascii="Cambria Math" w:eastAsia="宋体" w:hAnsi="Cambria Math"/>
                            <w:sz w:val="24"/>
                            <w:szCs w:val="24"/>
                          </w:rPr>
                          <m:t>10</m:t>
                        </m:r>
                      </m:den>
                    </m:f>
                  </m:e>
                </m:d>
              </m:e>
            </m:func>
            <m:r>
              <w:rPr>
                <w:rFonts w:ascii="Cambria Math" w:eastAsia="宋体" w:hAnsi="Cambria Math"/>
                <w:sz w:val="24"/>
                <w:szCs w:val="24"/>
              </w:rPr>
              <m:t>+1</m:t>
            </m:r>
          </m:den>
        </m:f>
      </m:oMath>
    </w:p>
    <w:p w:rsidR="006C67C8" w:rsidRDefault="00E31ABC" w:rsidP="00786792">
      <w:pPr>
        <w:spacing w:line="300" w:lineRule="auto"/>
        <w:rPr>
          <w:rFonts w:ascii="宋体" w:eastAsia="宋体" w:hAnsi="宋体"/>
          <w:sz w:val="24"/>
          <w:szCs w:val="24"/>
        </w:rPr>
      </w:pPr>
      <w:r>
        <w:rPr>
          <w:rFonts w:ascii="宋体" w:eastAsia="宋体" w:hAnsi="宋体" w:hint="eastAsia"/>
          <w:sz w:val="24"/>
          <w:szCs w:val="24"/>
        </w:rPr>
        <w:t>上式中，C代表细胞膜电容，是一个常量；I是</w:t>
      </w:r>
      <w:r w:rsidR="00F44428">
        <w:rPr>
          <w:rFonts w:ascii="宋体" w:eastAsia="宋体" w:hAnsi="宋体" w:hint="eastAsia"/>
          <w:sz w:val="24"/>
          <w:szCs w:val="24"/>
        </w:rPr>
        <w:t>来自细胞外界的电流</w:t>
      </w:r>
      <w:r>
        <w:rPr>
          <w:rFonts w:ascii="宋体" w:eastAsia="宋体" w:hAnsi="宋体" w:hint="eastAsia"/>
          <w:sz w:val="24"/>
          <w:szCs w:val="24"/>
        </w:rPr>
        <w:t>，</w:t>
      </w:r>
      <w:r w:rsidR="00F44428">
        <w:rPr>
          <w:rFonts w:ascii="宋体" w:eastAsia="宋体" w:hAnsi="宋体" w:hint="eastAsia"/>
          <w:sz w:val="24"/>
          <w:szCs w:val="24"/>
        </w:rPr>
        <w:t>如来自突触的电流，或来自插入电极的电流</w:t>
      </w:r>
      <w:r w:rsidR="000C47E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g</m:t>
            </m:r>
          </m:e>
          <m:sub>
            <m:r>
              <w:rPr>
                <w:rFonts w:ascii="Cambria Math" w:eastAsia="宋体" w:hAnsi="Cambria Math"/>
                <w:sz w:val="24"/>
                <w:szCs w:val="24"/>
              </w:rPr>
              <m:t>Na</m:t>
            </m:r>
          </m:sub>
        </m:sSub>
      </m:oMath>
      <w:r w:rsidR="000C47E0"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sz w:val="24"/>
                <w:szCs w:val="24"/>
              </w:rPr>
              <m:t>K</m:t>
            </m:r>
          </m:sub>
        </m:sSub>
      </m:oMath>
      <w:r w:rsidR="000C47E0" w:rsidRPr="007E7902">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sz w:val="24"/>
                <w:szCs w:val="24"/>
              </w:rPr>
              <m:t>L</m:t>
            </m:r>
          </m:sub>
        </m:sSub>
      </m:oMath>
      <w:r w:rsidR="000C47E0">
        <w:rPr>
          <w:rFonts w:ascii="宋体" w:eastAsia="宋体" w:hAnsi="宋体" w:hint="eastAsia"/>
          <w:sz w:val="24"/>
          <w:szCs w:val="24"/>
        </w:rPr>
        <w:t>是各通道的电导，是对应通道电阻的倒数</w:t>
      </w:r>
      <w:r>
        <w:rPr>
          <w:rFonts w:ascii="宋体" w:eastAsia="宋体" w:hAnsi="宋体" w:hint="eastAsia"/>
          <w:sz w:val="24"/>
          <w:szCs w:val="24"/>
        </w:rPr>
        <w:t>。</w:t>
      </w:r>
    </w:p>
    <w:p w:rsidR="00E31ABC" w:rsidRPr="00786792" w:rsidRDefault="000C6C95" w:rsidP="000C6C95">
      <w:pPr>
        <w:spacing w:line="300" w:lineRule="auto"/>
        <w:jc w:val="center"/>
        <w:rPr>
          <w:rFonts w:ascii="宋体" w:eastAsia="宋体" w:hAnsi="宋体"/>
          <w:sz w:val="24"/>
          <w:szCs w:val="24"/>
        </w:rPr>
      </w:pPr>
      <w:r>
        <w:rPr>
          <w:noProof/>
        </w:rPr>
        <w:drawing>
          <wp:inline distT="0" distB="0" distL="0" distR="0" wp14:anchorId="2495488C" wp14:editId="703A540D">
            <wp:extent cx="3676650" cy="306402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3777" cy="3078296"/>
                    </a:xfrm>
                    <a:prstGeom prst="rect">
                      <a:avLst/>
                    </a:prstGeom>
                  </pic:spPr>
                </pic:pic>
              </a:graphicData>
            </a:graphic>
          </wp:inline>
        </w:drawing>
      </w:r>
    </w:p>
    <w:p w:rsidR="00736C33" w:rsidRDefault="000C6C95" w:rsidP="000C6C95">
      <w:pPr>
        <w:pStyle w:val="a3"/>
        <w:spacing w:line="300" w:lineRule="auto"/>
        <w:ind w:left="360" w:firstLineChars="0" w:firstLine="0"/>
        <w:jc w:val="center"/>
        <w:rPr>
          <w:rFonts w:ascii="宋体" w:eastAsia="宋体" w:hAnsi="宋体"/>
          <w:sz w:val="24"/>
          <w:szCs w:val="24"/>
        </w:rPr>
      </w:pPr>
      <w:r>
        <w:rPr>
          <w:rFonts w:ascii="宋体" w:eastAsia="宋体" w:hAnsi="宋体" w:hint="eastAsia"/>
          <w:sz w:val="24"/>
          <w:szCs w:val="24"/>
        </w:rPr>
        <w:t>图：HH模型中膜电位与输入脉冲的关系</w:t>
      </w:r>
      <w:r w:rsidR="00DA0B33">
        <w:rPr>
          <w:rFonts w:ascii="宋体" w:eastAsia="宋体" w:hAnsi="宋体" w:hint="eastAsia"/>
          <w:sz w:val="24"/>
          <w:szCs w:val="24"/>
        </w:rPr>
        <w:t>[</w:t>
      </w:r>
      <w:r w:rsidR="00DA0B33">
        <w:rPr>
          <w:rFonts w:ascii="宋体" w:eastAsia="宋体" w:hAnsi="宋体"/>
          <w:sz w:val="24"/>
          <w:szCs w:val="24"/>
        </w:rPr>
        <w:t>6</w:t>
      </w:r>
      <w:r w:rsidR="00DA0B33">
        <w:rPr>
          <w:rFonts w:ascii="宋体" w:eastAsia="宋体" w:hAnsi="宋体" w:hint="eastAsia"/>
          <w:sz w:val="24"/>
          <w:szCs w:val="24"/>
        </w:rPr>
        <w:t>]</w:t>
      </w:r>
    </w:p>
    <w:p w:rsidR="005C72A0" w:rsidRPr="004D620E" w:rsidRDefault="00E95C20" w:rsidP="00E95C20">
      <w:pPr>
        <w:spacing w:line="300" w:lineRule="auto"/>
        <w:ind w:firstLine="360"/>
        <w:jc w:val="left"/>
        <w:rPr>
          <w:rFonts w:ascii="宋体" w:eastAsia="宋体" w:hAnsi="宋体"/>
          <w:sz w:val="24"/>
          <w:szCs w:val="24"/>
        </w:rPr>
      </w:pPr>
      <w:r>
        <w:rPr>
          <w:rFonts w:ascii="宋体" w:eastAsia="宋体" w:hAnsi="宋体" w:hint="eastAsia"/>
          <w:sz w:val="24"/>
          <w:szCs w:val="24"/>
        </w:rPr>
        <w:t>上图是一个典型HH的膜电位变化图，共施加了两个脉冲电流刺激。当较小的脉冲到达时</w:t>
      </w:r>
      <w:r w:rsidR="007979B4">
        <w:rPr>
          <w:rFonts w:ascii="宋体" w:eastAsia="宋体" w:hAnsi="宋体" w:hint="eastAsia"/>
          <w:sz w:val="24"/>
          <w:szCs w:val="24"/>
        </w:rPr>
        <w:t>，钠离子通道</w:t>
      </w:r>
      <w:r w:rsidR="000C47E0">
        <w:rPr>
          <w:rFonts w:ascii="宋体" w:eastAsia="宋体" w:hAnsi="宋体" w:hint="eastAsia"/>
          <w:sz w:val="24"/>
          <w:szCs w:val="24"/>
        </w:rPr>
        <w:t>的电导增加</w:t>
      </w:r>
      <w:r w:rsidR="007979B4">
        <w:rPr>
          <w:rFonts w:ascii="宋体" w:eastAsia="宋体" w:hAnsi="宋体" w:hint="eastAsia"/>
          <w:sz w:val="24"/>
          <w:szCs w:val="24"/>
        </w:rPr>
        <w:t>，流入胞体的钠离子使膜电位升高，在图中产生了一个峰值。但是由于膜电位没有超过阈值，无法达到能够产生脉冲</w:t>
      </w:r>
      <w:r w:rsidR="007979B4">
        <w:rPr>
          <w:rFonts w:ascii="宋体" w:eastAsia="宋体" w:hAnsi="宋体" w:hint="eastAsia"/>
          <w:sz w:val="24"/>
          <w:szCs w:val="24"/>
        </w:rPr>
        <w:lastRenderedPageBreak/>
        <w:t>的激活状态，膜电位很快回落到复位电位上。</w:t>
      </w:r>
      <w:r w:rsidR="00D76FBF">
        <w:rPr>
          <w:rFonts w:ascii="宋体" w:eastAsia="宋体" w:hAnsi="宋体" w:hint="eastAsia"/>
          <w:sz w:val="24"/>
          <w:szCs w:val="24"/>
        </w:rPr>
        <w:t>如果输入的脉冲足够大的话，那么膜电位将会越过阈值，最终产生一个神经脉冲。</w:t>
      </w:r>
      <w:r w:rsidR="00815903">
        <w:rPr>
          <w:rFonts w:ascii="宋体" w:eastAsia="宋体" w:hAnsi="宋体" w:hint="eastAsia"/>
          <w:sz w:val="24"/>
          <w:szCs w:val="24"/>
        </w:rPr>
        <w:t>在脉冲产生后，钠离子通道会受到抑制，同时钾离子的外流会将膜电位拉至低于复位电位的水平，在这段时间内神经元无法产生新的脉冲，称为不应期。在不应期结束后，膜电位恢复到复位电位。</w:t>
      </w:r>
    </w:p>
    <w:p w:rsidR="000C6C95" w:rsidRPr="000A2078" w:rsidRDefault="000A2078" w:rsidP="000A2078">
      <w:pPr>
        <w:spacing w:line="300" w:lineRule="auto"/>
        <w:rPr>
          <w:rFonts w:ascii="宋体" w:eastAsia="宋体" w:hAnsi="宋体"/>
          <w:sz w:val="24"/>
          <w:szCs w:val="24"/>
        </w:rPr>
      </w:pPr>
      <w:r>
        <w:rPr>
          <w:rFonts w:ascii="宋体" w:eastAsia="宋体" w:hAnsi="宋体" w:hint="eastAsia"/>
          <w:sz w:val="24"/>
          <w:szCs w:val="24"/>
        </w:rPr>
        <w:t>2）整合放电（Integrate-and-fire）模型</w:t>
      </w:r>
    </w:p>
    <w:p w:rsidR="000A2078" w:rsidRDefault="006F7AB1" w:rsidP="006F7AB1">
      <w:pPr>
        <w:spacing w:line="300" w:lineRule="auto"/>
        <w:ind w:firstLine="360"/>
        <w:rPr>
          <w:rFonts w:ascii="宋体" w:eastAsia="宋体" w:hAnsi="宋体"/>
          <w:sz w:val="24"/>
          <w:szCs w:val="24"/>
        </w:rPr>
      </w:pPr>
      <w:r w:rsidRPr="006F7AB1">
        <w:rPr>
          <w:rFonts w:ascii="宋体" w:eastAsia="宋体" w:hAnsi="宋体" w:hint="eastAsia"/>
          <w:sz w:val="24"/>
          <w:szCs w:val="24"/>
        </w:rPr>
        <w:t>Hodgkin-Huxley模型在生物学上非常精确，但是这个模型对于模拟来说太过复杂了</w:t>
      </w:r>
      <w:r>
        <w:rPr>
          <w:rFonts w:ascii="宋体" w:eastAsia="宋体" w:hAnsi="宋体" w:hint="eastAsia"/>
          <w:sz w:val="24"/>
          <w:szCs w:val="24"/>
        </w:rPr>
        <w:t>。</w:t>
      </w:r>
      <w:r w:rsidR="008C44C7">
        <w:rPr>
          <w:rFonts w:ascii="宋体" w:eastAsia="宋体" w:hAnsi="宋体" w:hint="eastAsia"/>
          <w:sz w:val="24"/>
          <w:szCs w:val="24"/>
        </w:rPr>
        <w:t>为了降低模拟的运算复杂程度，科学家提出了行为级的神经元模型。行为级模型不追求参数在生物学上的准确含义，而是在模型中体现出神经元的关键特性，从而使得模拟所需要的计算资源降低。一个行为级的神经元模型通常必须要包括三个关键特征：</w:t>
      </w:r>
    </w:p>
    <w:p w:rsidR="008C44C7" w:rsidRDefault="008C44C7" w:rsidP="008C44C7">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当膜电位超过预先定义好的阈值时能够产生脉冲</w:t>
      </w:r>
    </w:p>
    <w:p w:rsidR="008C44C7" w:rsidRDefault="008C44C7" w:rsidP="008C44C7">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当神经元激活并发射神经脉冲后，能够</w:t>
      </w:r>
      <w:r w:rsidR="00F46318">
        <w:rPr>
          <w:rFonts w:ascii="宋体" w:eastAsia="宋体" w:hAnsi="宋体" w:hint="eastAsia"/>
          <w:sz w:val="24"/>
          <w:szCs w:val="24"/>
        </w:rPr>
        <w:t>将膜电位复位到一个初始值</w:t>
      </w:r>
    </w:p>
    <w:p w:rsidR="00F46318" w:rsidRDefault="00F46318" w:rsidP="008C44C7">
      <w:pPr>
        <w:pStyle w:val="a3"/>
        <w:numPr>
          <w:ilvl w:val="0"/>
          <w:numId w:val="5"/>
        </w:numPr>
        <w:spacing w:line="300" w:lineRule="auto"/>
        <w:ind w:firstLineChars="0"/>
        <w:rPr>
          <w:rFonts w:ascii="宋体" w:eastAsia="宋体" w:hAnsi="宋体"/>
          <w:sz w:val="24"/>
          <w:szCs w:val="24"/>
        </w:rPr>
      </w:pPr>
      <w:r>
        <w:rPr>
          <w:rFonts w:ascii="宋体" w:eastAsia="宋体" w:hAnsi="宋体" w:hint="eastAsia"/>
          <w:sz w:val="24"/>
          <w:szCs w:val="24"/>
        </w:rPr>
        <w:t>模型应具有一个不应期，防止连续地产生脉冲</w:t>
      </w:r>
    </w:p>
    <w:p w:rsidR="003A5DAC" w:rsidRDefault="00F46318" w:rsidP="00F46318">
      <w:pPr>
        <w:spacing w:line="300" w:lineRule="auto"/>
        <w:ind w:firstLine="360"/>
        <w:rPr>
          <w:rFonts w:ascii="宋体" w:eastAsia="宋体" w:hAnsi="宋体"/>
          <w:sz w:val="24"/>
          <w:szCs w:val="24"/>
        </w:rPr>
      </w:pPr>
      <w:r>
        <w:rPr>
          <w:rFonts w:ascii="宋体" w:eastAsia="宋体" w:hAnsi="宋体" w:hint="eastAsia"/>
          <w:sz w:val="24"/>
          <w:szCs w:val="24"/>
        </w:rPr>
        <w:t>在各种行为级模型中，Leaky Integerate-and-fire（LIF）模型是最为著名的一种</w:t>
      </w:r>
      <w:r w:rsidR="00744B57">
        <w:rPr>
          <w:rFonts w:ascii="宋体" w:eastAsia="宋体" w:hAnsi="宋体" w:hint="eastAsia"/>
          <w:sz w:val="24"/>
          <w:szCs w:val="24"/>
        </w:rPr>
        <w:t>[</w:t>
      </w:r>
      <w:r w:rsidR="00744B57">
        <w:rPr>
          <w:rFonts w:ascii="宋体" w:eastAsia="宋体" w:hAnsi="宋体"/>
          <w:sz w:val="24"/>
          <w:szCs w:val="24"/>
        </w:rPr>
        <w:t>7, 8</w:t>
      </w:r>
      <w:r w:rsidR="00744B57">
        <w:rPr>
          <w:rFonts w:ascii="宋体" w:eastAsia="宋体" w:hAnsi="宋体" w:hint="eastAsia"/>
          <w:sz w:val="24"/>
          <w:szCs w:val="24"/>
        </w:rPr>
        <w:t>]</w:t>
      </w:r>
      <w:r>
        <w:rPr>
          <w:rFonts w:ascii="宋体" w:eastAsia="宋体" w:hAnsi="宋体" w:hint="eastAsia"/>
          <w:sz w:val="24"/>
          <w:szCs w:val="24"/>
        </w:rPr>
        <w:t>。</w:t>
      </w:r>
      <w:r w:rsidR="00325143">
        <w:rPr>
          <w:rFonts w:ascii="宋体" w:eastAsia="宋体" w:hAnsi="宋体" w:hint="eastAsia"/>
          <w:sz w:val="24"/>
          <w:szCs w:val="24"/>
        </w:rPr>
        <w:t>LIF神经元的建模</w:t>
      </w:r>
      <w:r w:rsidR="003A5DAC">
        <w:rPr>
          <w:rFonts w:ascii="宋体" w:eastAsia="宋体" w:hAnsi="宋体" w:hint="eastAsia"/>
          <w:sz w:val="24"/>
          <w:szCs w:val="24"/>
        </w:rPr>
        <w:t>有多个变种，其中最简单的一种，称为基于电流的LIF模型，其公式描述为</w:t>
      </w:r>
    </w:p>
    <w:p w:rsidR="003A5DAC" w:rsidRPr="00140A6A" w:rsidRDefault="006D0A8A" w:rsidP="001902AC">
      <w:pPr>
        <w:spacing w:line="300" w:lineRule="auto"/>
        <w:ind w:left="840" w:firstLine="420"/>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m:t>
              </m:r>
            </m:sub>
          </m:sSub>
          <m:f>
            <m:fPr>
              <m:ctrlPr>
                <w:rPr>
                  <w:rFonts w:ascii="Cambria Math" w:eastAsia="宋体" w:hAnsi="Cambria Math"/>
                  <w:i/>
                  <w:sz w:val="24"/>
                  <w:szCs w:val="24"/>
                </w:rPr>
              </m:ctrlPr>
            </m:fPr>
            <m:num>
              <m:r>
                <w:rPr>
                  <w:rFonts w:ascii="Cambria Math" w:eastAsia="宋体" w:hAnsi="Cambria Math"/>
                  <w:sz w:val="24"/>
                  <w:szCs w:val="24"/>
                </w:rPr>
                <m:t>dV</m:t>
              </m:r>
            </m:num>
            <m:den>
              <m:r>
                <w:rPr>
                  <w:rFonts w:ascii="Cambria Math" w:eastAsia="宋体" w:hAnsi="Cambria Math"/>
                  <w:sz w:val="24"/>
                  <w:szCs w:val="24"/>
                </w:rPr>
                <m:t>dt</m:t>
              </m:r>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g</m:t>
              </m:r>
            </m:e>
            <m:sub>
              <m:r>
                <w:rPr>
                  <w:rFonts w:ascii="Cambria Math" w:eastAsia="宋体" w:hAnsi="Cambria Math"/>
                  <w:sz w:val="24"/>
                  <w:szCs w:val="24"/>
                </w:rPr>
                <m:t>l</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l</m:t>
                  </m:r>
                </m:sub>
              </m:sSub>
              <m:r>
                <w:rPr>
                  <w:rFonts w:ascii="Cambria Math" w:eastAsia="宋体" w:hAnsi="Cambria Math"/>
                  <w:sz w:val="24"/>
                  <w:szCs w:val="24"/>
                </w:rPr>
                <m:t>-V</m:t>
              </m:r>
            </m:e>
          </m:d>
          <m:r>
            <w:rPr>
              <w:rFonts w:ascii="Cambria Math" w:eastAsia="宋体" w:hAnsi="Cambria Math"/>
              <w:sz w:val="24"/>
              <w:szCs w:val="24"/>
            </w:rPr>
            <m:t>+I</m:t>
          </m:r>
        </m:oMath>
      </m:oMathPara>
    </w:p>
    <w:p w:rsidR="00065C14" w:rsidRPr="00140A6A" w:rsidRDefault="00140A6A" w:rsidP="001902AC">
      <w:pPr>
        <w:spacing w:line="300" w:lineRule="auto"/>
        <w:ind w:left="840" w:firstLine="420"/>
        <w:rPr>
          <w:rFonts w:ascii="宋体" w:eastAsia="宋体" w:hAnsi="宋体"/>
          <w:sz w:val="24"/>
          <w:szCs w:val="24"/>
        </w:rPr>
      </w:pPr>
      <m:oMathPara>
        <m:oMathParaPr>
          <m:jc m:val="left"/>
        </m:oMathParaPr>
        <m:oMath>
          <m:r>
            <m:rPr>
              <m:sty m:val="p"/>
            </m:rPr>
            <w:rPr>
              <w:rFonts w:ascii="Cambria Math" w:eastAsia="宋体" w:hAnsi="Cambria Math"/>
              <w:sz w:val="24"/>
              <w:szCs w:val="24"/>
            </w:rPr>
            <m:t>If 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threshold</m:t>
              </m:r>
            </m:sub>
          </m:sSub>
          <m:r>
            <w:rPr>
              <w:rFonts w:ascii="Cambria Math" w:eastAsia="宋体" w:hAnsi="Cambria Math"/>
              <w:sz w:val="24"/>
              <w:szCs w:val="24"/>
            </w:rPr>
            <m:t xml:space="preserve"> {V=</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reset</m:t>
              </m:r>
            </m:sub>
          </m:sSub>
          <m:r>
            <w:rPr>
              <w:rFonts w:ascii="Cambria Math" w:eastAsia="宋体" w:hAnsi="Cambria Math"/>
              <w:sz w:val="24"/>
              <w:szCs w:val="24"/>
            </w:rPr>
            <m:t>}</m:t>
          </m:r>
        </m:oMath>
      </m:oMathPara>
    </w:p>
    <w:p w:rsidR="00065C14" w:rsidRDefault="00C91C5F" w:rsidP="00F46318">
      <w:pPr>
        <w:spacing w:line="300" w:lineRule="auto"/>
        <w:ind w:firstLine="360"/>
        <w:rPr>
          <w:rFonts w:ascii="宋体" w:eastAsia="宋体" w:hAnsi="宋体"/>
          <w:sz w:val="24"/>
          <w:szCs w:val="24"/>
        </w:rPr>
      </w:pPr>
      <w:r>
        <w:rPr>
          <w:rFonts w:ascii="宋体" w:eastAsia="宋体" w:hAnsi="宋体" w:hint="eastAsia"/>
          <w:sz w:val="24"/>
          <w:szCs w:val="24"/>
        </w:rPr>
        <w:t>其中V为膜电位，</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m:t>
            </m:r>
          </m:sub>
        </m:sSub>
      </m:oMath>
      <w:r>
        <w:rPr>
          <w:rFonts w:ascii="宋体" w:eastAsia="宋体" w:hAnsi="宋体" w:hint="eastAsia"/>
          <w:sz w:val="24"/>
          <w:szCs w:val="24"/>
        </w:rPr>
        <w:t>为膜电容，</w:t>
      </w:r>
      <m:oMath>
        <m:sSub>
          <m:sSubPr>
            <m:ctrlPr>
              <w:rPr>
                <w:rFonts w:ascii="Cambria Math" w:eastAsia="宋体" w:hAnsi="Cambria Math"/>
                <w:sz w:val="24"/>
                <w:szCs w:val="24"/>
              </w:rPr>
            </m:ctrlPr>
          </m:sSubPr>
          <m:e>
            <m:r>
              <w:rPr>
                <w:rFonts w:ascii="Cambria Math" w:eastAsia="宋体" w:hAnsi="Cambria Math"/>
                <w:sz w:val="24"/>
                <w:szCs w:val="24"/>
              </w:rPr>
              <m:t>g</m:t>
            </m:r>
          </m:e>
          <m:sub>
            <m:r>
              <w:rPr>
                <w:rFonts w:ascii="Cambria Math" w:eastAsia="宋体" w:hAnsi="Cambria Math" w:hint="eastAsia"/>
                <w:sz w:val="24"/>
                <w:szCs w:val="24"/>
              </w:rPr>
              <m:t>l</m:t>
            </m:r>
          </m:sub>
        </m:sSub>
      </m:oMath>
      <w:r w:rsidR="00E052AB">
        <w:rPr>
          <w:rFonts w:ascii="宋体" w:eastAsia="宋体" w:hAnsi="宋体" w:hint="eastAsia"/>
          <w:sz w:val="24"/>
          <w:szCs w:val="24"/>
        </w:rPr>
        <w:t>为漏电电导，</w:t>
      </w:r>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l</m:t>
            </m:r>
          </m:sub>
        </m:sSub>
      </m:oMath>
      <w:r w:rsidR="00E052AB">
        <w:rPr>
          <w:rFonts w:ascii="宋体" w:eastAsia="宋体" w:hAnsi="宋体" w:hint="eastAsia"/>
          <w:sz w:val="24"/>
          <w:szCs w:val="24"/>
        </w:rPr>
        <w:t>为漏电平衡电压，I为输入电流。</w:t>
      </w:r>
      <w:r w:rsidR="0046258B">
        <w:rPr>
          <w:rFonts w:ascii="宋体" w:eastAsia="宋体" w:hAnsi="宋体" w:hint="eastAsia"/>
          <w:sz w:val="24"/>
          <w:szCs w:val="24"/>
        </w:rPr>
        <w:t>从公式中可以看出，这是一个经典RC电路。</w:t>
      </w:r>
      <w:r w:rsidR="00801623">
        <w:rPr>
          <w:rFonts w:ascii="宋体" w:eastAsia="宋体" w:hAnsi="宋体" w:hint="eastAsia"/>
          <w:sz w:val="24"/>
          <w:szCs w:val="24"/>
        </w:rPr>
        <w:t>当膜电位V升至阈值</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threshold</m:t>
            </m:r>
          </m:sub>
        </m:sSub>
      </m:oMath>
      <w:r w:rsidR="00801623">
        <w:rPr>
          <w:rFonts w:ascii="宋体" w:eastAsia="宋体" w:hAnsi="宋体" w:hint="eastAsia"/>
          <w:sz w:val="24"/>
          <w:szCs w:val="24"/>
        </w:rPr>
        <w:t>，就会触发一个输出脉冲，发送给它相连的下游神经元，此后膜电位快速复位至</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hint="eastAsia"/>
                <w:sz w:val="24"/>
                <w:szCs w:val="24"/>
              </w:rPr>
              <m:t>reset</m:t>
            </m:r>
          </m:sub>
        </m:sSub>
      </m:oMath>
      <w:r w:rsidR="00801623">
        <w:rPr>
          <w:rFonts w:ascii="宋体" w:eastAsia="宋体" w:hAnsi="宋体" w:hint="eastAsia"/>
          <w:sz w:val="24"/>
          <w:szCs w:val="24"/>
        </w:rPr>
        <w:t>。</w:t>
      </w:r>
      <w:r w:rsidR="00505F73">
        <w:rPr>
          <w:rFonts w:ascii="宋体" w:eastAsia="宋体" w:hAnsi="宋体" w:hint="eastAsia"/>
          <w:sz w:val="24"/>
          <w:szCs w:val="24"/>
        </w:rPr>
        <w:t>此后膜电位有一段不应期，对外界新输入的脉冲没有响应。</w:t>
      </w:r>
      <w:r w:rsidR="0024279A">
        <w:rPr>
          <w:rFonts w:ascii="宋体" w:eastAsia="宋体" w:hAnsi="宋体" w:hint="eastAsia"/>
          <w:sz w:val="24"/>
          <w:szCs w:val="24"/>
        </w:rPr>
        <w:t>LIF模型采用基于一个阈值参数</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threshold</m:t>
            </m:r>
          </m:sub>
        </m:sSub>
      </m:oMath>
      <w:r w:rsidR="0024279A">
        <w:rPr>
          <w:rFonts w:ascii="宋体" w:eastAsia="宋体" w:hAnsi="宋体" w:hint="eastAsia"/>
          <w:sz w:val="24"/>
          <w:szCs w:val="24"/>
        </w:rPr>
        <w:t>的脉冲触发取代了HH模型中基于电导的复杂变化，提高了运算效率，其代价是牺牲了较大的生物精确性。</w:t>
      </w:r>
      <w:r w:rsidR="00170083">
        <w:rPr>
          <w:rFonts w:ascii="宋体" w:eastAsia="宋体" w:hAnsi="宋体" w:hint="eastAsia"/>
          <w:sz w:val="24"/>
          <w:szCs w:val="24"/>
        </w:rPr>
        <w:t>LIF模型存在一个较为严重的缺点，就是因为过于简化，真实神经元中的一些脉冲发射模式无法用LIF模型进行还原。</w:t>
      </w:r>
    </w:p>
    <w:p w:rsidR="00065C14" w:rsidRDefault="006C2828" w:rsidP="006C2828">
      <w:pPr>
        <w:spacing w:line="300" w:lineRule="auto"/>
        <w:rPr>
          <w:rFonts w:ascii="宋体" w:eastAsia="宋体" w:hAnsi="宋体"/>
          <w:sz w:val="24"/>
          <w:szCs w:val="24"/>
        </w:rPr>
      </w:pPr>
      <w:r>
        <w:rPr>
          <w:rFonts w:ascii="宋体" w:eastAsia="宋体" w:hAnsi="宋体" w:hint="eastAsia"/>
          <w:sz w:val="24"/>
          <w:szCs w:val="24"/>
        </w:rPr>
        <w:t>3）Izhikevich模型</w:t>
      </w:r>
    </w:p>
    <w:p w:rsidR="00640E93" w:rsidRDefault="00640E93" w:rsidP="00640E93">
      <w:pPr>
        <w:spacing w:line="300" w:lineRule="auto"/>
        <w:ind w:firstLine="360"/>
        <w:rPr>
          <w:rFonts w:ascii="宋体" w:eastAsia="宋体" w:hAnsi="宋体"/>
          <w:sz w:val="24"/>
          <w:szCs w:val="24"/>
        </w:rPr>
      </w:pPr>
      <w:r>
        <w:rPr>
          <w:rFonts w:ascii="宋体" w:eastAsia="宋体" w:hAnsi="宋体" w:hint="eastAsia"/>
          <w:sz w:val="24"/>
          <w:szCs w:val="24"/>
        </w:rPr>
        <w:t>另一个重要的行为级模型是Izhikevich模型，该模型在2003年由</w:t>
      </w:r>
      <w:r w:rsidRPr="00640E93">
        <w:rPr>
          <w:rFonts w:ascii="宋体" w:eastAsia="宋体" w:hAnsi="宋体"/>
          <w:sz w:val="24"/>
          <w:szCs w:val="24"/>
        </w:rPr>
        <w:t>Eugene M. Izhikevich</w:t>
      </w:r>
      <w:r>
        <w:rPr>
          <w:rFonts w:ascii="宋体" w:eastAsia="宋体" w:hAnsi="宋体" w:hint="eastAsia"/>
          <w:sz w:val="24"/>
          <w:szCs w:val="24"/>
        </w:rPr>
        <w:t>从非线性动力系统的角度提出</w:t>
      </w:r>
      <w:r w:rsidR="0010055F">
        <w:rPr>
          <w:rFonts w:ascii="宋体" w:eastAsia="宋体" w:hAnsi="宋体" w:hint="eastAsia"/>
          <w:sz w:val="24"/>
          <w:szCs w:val="24"/>
        </w:rPr>
        <w:t>[</w:t>
      </w:r>
      <w:r w:rsidR="0010055F">
        <w:rPr>
          <w:rFonts w:ascii="宋体" w:eastAsia="宋体" w:hAnsi="宋体"/>
          <w:sz w:val="24"/>
          <w:szCs w:val="24"/>
        </w:rPr>
        <w:t>9</w:t>
      </w:r>
      <w:r w:rsidR="0010055F">
        <w:rPr>
          <w:rFonts w:ascii="宋体" w:eastAsia="宋体" w:hAnsi="宋体" w:hint="eastAsia"/>
          <w:sz w:val="24"/>
          <w:szCs w:val="24"/>
        </w:rPr>
        <w:t>]</w:t>
      </w:r>
      <w:r>
        <w:rPr>
          <w:rFonts w:ascii="宋体" w:eastAsia="宋体" w:hAnsi="宋体" w:hint="eastAsia"/>
          <w:sz w:val="24"/>
          <w:szCs w:val="24"/>
        </w:rPr>
        <w:t>，其模型结果</w:t>
      </w:r>
      <w:r w:rsidR="001902AC">
        <w:rPr>
          <w:rFonts w:ascii="宋体" w:eastAsia="宋体" w:hAnsi="宋体" w:hint="eastAsia"/>
          <w:sz w:val="24"/>
          <w:szCs w:val="24"/>
        </w:rPr>
        <w:t>可以呈现多种生物神经元的放电行为，运算复杂度则接近于LIF，其公式描述为：</w:t>
      </w:r>
    </w:p>
    <w:p w:rsidR="001902AC" w:rsidRPr="001902AC" w:rsidRDefault="006D0A8A" w:rsidP="00547FB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dV</m:t>
              </m:r>
            </m:num>
            <m:den>
              <m:r>
                <w:rPr>
                  <w:rFonts w:ascii="Cambria Math" w:eastAsia="宋体" w:hAnsi="Cambria Math"/>
                  <w:sz w:val="24"/>
                  <w:szCs w:val="24"/>
                </w:rPr>
                <m:t>dt</m:t>
              </m:r>
            </m:den>
          </m:f>
          <m:r>
            <w:rPr>
              <w:rFonts w:ascii="Cambria Math" w:eastAsia="宋体" w:hAnsi="Cambria Math"/>
              <w:sz w:val="24"/>
              <w:szCs w:val="24"/>
            </w:rPr>
            <m:t>=0.04</m:t>
          </m:r>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r>
            <w:rPr>
              <w:rFonts w:ascii="Cambria Math" w:eastAsia="宋体" w:hAnsi="Cambria Math"/>
              <w:sz w:val="24"/>
              <w:szCs w:val="24"/>
            </w:rPr>
            <m:t>+5V+140-U+I</m:t>
          </m:r>
        </m:oMath>
      </m:oMathPara>
    </w:p>
    <w:p w:rsidR="001902AC" w:rsidRPr="001902AC" w:rsidRDefault="006D0A8A" w:rsidP="00547FB6">
      <w:pPr>
        <w:spacing w:line="300" w:lineRule="auto"/>
        <w:ind w:left="840" w:firstLine="420"/>
        <w:rPr>
          <w:rFonts w:ascii="宋体" w:eastAsia="宋体" w:hAnsi="宋体"/>
          <w:sz w:val="24"/>
          <w:szCs w:val="24"/>
        </w:rPr>
      </w:pPr>
      <m:oMathPara>
        <m:oMathParaPr>
          <m:jc m:val="left"/>
        </m:oMathParaPr>
        <m:oMath>
          <m:f>
            <m:fPr>
              <m:ctrlPr>
                <w:rPr>
                  <w:rFonts w:ascii="Cambria Math" w:eastAsia="宋体" w:hAnsi="Cambria Math"/>
                  <w:sz w:val="24"/>
                  <w:szCs w:val="24"/>
                </w:rPr>
              </m:ctrlPr>
            </m:fPr>
            <m:num>
              <m:r>
                <w:rPr>
                  <w:rFonts w:ascii="Cambria Math" w:eastAsia="宋体" w:hAnsi="Cambria Math"/>
                  <w:sz w:val="24"/>
                  <w:szCs w:val="24"/>
                </w:rPr>
                <m:t>dU</m:t>
              </m:r>
            </m:num>
            <m:den>
              <m:r>
                <w:rPr>
                  <w:rFonts w:ascii="Cambria Math" w:eastAsia="宋体" w:hAnsi="Cambria Math"/>
                  <w:sz w:val="24"/>
                  <w:szCs w:val="24"/>
                </w:rPr>
                <m:t>dt</m:t>
              </m:r>
            </m:den>
          </m:f>
          <m:r>
            <w:rPr>
              <w:rFonts w:ascii="Cambria Math" w:eastAsia="宋体" w:hAnsi="Cambria Math"/>
              <w:sz w:val="24"/>
              <w:szCs w:val="24"/>
            </w:rPr>
            <m:t>=a(bV-U)</m:t>
          </m:r>
        </m:oMath>
      </m:oMathPara>
    </w:p>
    <w:p w:rsidR="001902AC" w:rsidRPr="001902AC" w:rsidRDefault="001902AC" w:rsidP="00547FB6">
      <w:pPr>
        <w:spacing w:line="300" w:lineRule="auto"/>
        <w:ind w:left="840" w:firstLine="420"/>
        <w:rPr>
          <w:rFonts w:ascii="宋体" w:eastAsia="宋体" w:hAnsi="宋体"/>
          <w:sz w:val="24"/>
          <w:szCs w:val="24"/>
        </w:rPr>
      </w:pPr>
      <m:oMathPara>
        <m:oMathParaPr>
          <m:jc m:val="left"/>
        </m:oMathParaPr>
        <m:oMath>
          <m:r>
            <m:rPr>
              <m:sty m:val="p"/>
            </m:rPr>
            <w:rPr>
              <w:rFonts w:ascii="Cambria Math" w:eastAsia="宋体" w:hAnsi="Cambria Math"/>
              <w:sz w:val="24"/>
              <w:szCs w:val="24"/>
            </w:rPr>
            <m:t xml:space="preserve">If </m:t>
          </m:r>
          <m:d>
            <m:dPr>
              <m:ctrlPr>
                <w:rPr>
                  <w:rFonts w:ascii="Cambria Math" w:eastAsia="宋体" w:hAnsi="Cambria Math"/>
                  <w:sz w:val="24"/>
                  <w:szCs w:val="24"/>
                </w:rPr>
              </m:ctrlPr>
            </m:dPr>
            <m:e>
              <m:r>
                <m:rPr>
                  <m:sty m:val="p"/>
                </m:rPr>
                <w:rPr>
                  <w:rFonts w:ascii="Cambria Math" w:eastAsia="宋体" w:hAnsi="Cambria Math"/>
                  <w:sz w:val="24"/>
                  <w:szCs w:val="24"/>
                </w:rPr>
                <m:t>V≥30</m:t>
              </m:r>
            </m:e>
          </m:d>
          <m:r>
            <w:rPr>
              <w:rFonts w:ascii="Cambria Math" w:eastAsia="宋体" w:hAnsi="Cambria Math"/>
              <w:sz w:val="24"/>
              <w:szCs w:val="24"/>
            </w:rPr>
            <m:t xml:space="preserve"> {V=c, U=U+d}</m:t>
          </m:r>
        </m:oMath>
      </m:oMathPara>
    </w:p>
    <w:p w:rsidR="001902AC" w:rsidRDefault="00377F56" w:rsidP="00640E93">
      <w:pPr>
        <w:spacing w:line="300" w:lineRule="auto"/>
        <w:ind w:firstLine="360"/>
        <w:rPr>
          <w:rFonts w:ascii="宋体" w:eastAsia="宋体" w:hAnsi="宋体"/>
          <w:sz w:val="24"/>
          <w:szCs w:val="24"/>
        </w:rPr>
      </w:pPr>
      <w:r>
        <w:rPr>
          <w:rFonts w:ascii="宋体" w:eastAsia="宋体" w:hAnsi="宋体" w:hint="eastAsia"/>
          <w:sz w:val="24"/>
          <w:szCs w:val="24"/>
        </w:rPr>
        <w:lastRenderedPageBreak/>
        <w:t>其中U代表了膜电位恢复能力，反映了如K+活跃和Na+抑制等因素的影响。变量a是U的时间尺度，减小a的值可以使膜电位恢复变慢；变量b是膜电位对U的敏感程度，增大b可以使U得变化对V影响更大；变量c是产生脉冲后的复位电位；d</w:t>
      </w:r>
      <w:r w:rsidR="00502406">
        <w:rPr>
          <w:rFonts w:ascii="宋体" w:eastAsia="宋体" w:hAnsi="宋体" w:hint="eastAsia"/>
          <w:sz w:val="24"/>
          <w:szCs w:val="24"/>
        </w:rPr>
        <w:t>是产生脉冲后U恢复时的偏移量。</w:t>
      </w:r>
    </w:p>
    <w:p w:rsidR="001902AC" w:rsidRDefault="00502406" w:rsidP="00CA38DD">
      <w:pPr>
        <w:spacing w:line="300" w:lineRule="auto"/>
        <w:ind w:firstLine="360"/>
        <w:rPr>
          <w:rFonts w:ascii="宋体" w:eastAsia="宋体" w:hAnsi="宋体"/>
          <w:sz w:val="24"/>
          <w:szCs w:val="24"/>
        </w:rPr>
      </w:pPr>
      <w:r>
        <w:rPr>
          <w:rFonts w:ascii="宋体" w:eastAsia="宋体" w:hAnsi="宋体" w:hint="eastAsia"/>
          <w:sz w:val="24"/>
          <w:szCs w:val="24"/>
        </w:rPr>
        <w:t>可以看到，</w:t>
      </w:r>
      <w:r w:rsidR="00A4529A">
        <w:rPr>
          <w:rFonts w:ascii="宋体" w:eastAsia="宋体" w:hAnsi="宋体" w:hint="eastAsia"/>
          <w:sz w:val="24"/>
          <w:szCs w:val="24"/>
        </w:rPr>
        <w:t>Izhikevich模型中各个参数并不具有明确的生物学含义。但是相对于HH模型，Izhikevich模型在计算上极大地降低了复杂度，以1ms的模拟尺度来衡量，Izhikevich模型仅需要进行13次浮点运算来模拟1ms的模型运行，而HH模型则需要1200次浮点运算。</w:t>
      </w:r>
      <w:r w:rsidR="00651FDE">
        <w:rPr>
          <w:rFonts w:ascii="宋体" w:eastAsia="宋体" w:hAnsi="宋体" w:hint="eastAsia"/>
          <w:sz w:val="24"/>
          <w:szCs w:val="24"/>
        </w:rPr>
        <w:t>另外，Izhikevich模型比LIF模型更加灵活，通过调整a，b，c，d四个参数，可以模拟出多种神经元的放电行为。</w:t>
      </w:r>
    </w:p>
    <w:p w:rsidR="00790618" w:rsidRDefault="00790618" w:rsidP="00790618">
      <w:pPr>
        <w:spacing w:line="300" w:lineRule="auto"/>
        <w:rPr>
          <w:rFonts w:ascii="宋体" w:eastAsia="宋体" w:hAnsi="宋体"/>
          <w:sz w:val="24"/>
          <w:szCs w:val="24"/>
        </w:rPr>
      </w:pPr>
      <w:r>
        <w:rPr>
          <w:rFonts w:ascii="宋体" w:eastAsia="宋体" w:hAnsi="宋体" w:hint="eastAsia"/>
          <w:sz w:val="24"/>
          <w:szCs w:val="24"/>
        </w:rPr>
        <w:t>4）非脉冲神经元模型</w:t>
      </w:r>
    </w:p>
    <w:p w:rsidR="00790618" w:rsidRDefault="00790618" w:rsidP="00790618">
      <w:pPr>
        <w:spacing w:line="300" w:lineRule="auto"/>
        <w:ind w:firstLine="360"/>
        <w:rPr>
          <w:rFonts w:ascii="宋体" w:eastAsia="宋体" w:hAnsi="宋体"/>
          <w:sz w:val="24"/>
          <w:szCs w:val="24"/>
        </w:rPr>
      </w:pPr>
      <w:r>
        <w:rPr>
          <w:rFonts w:ascii="宋体" w:eastAsia="宋体" w:hAnsi="宋体" w:hint="eastAsia"/>
          <w:sz w:val="24"/>
          <w:szCs w:val="24"/>
        </w:rPr>
        <w:t>HH模型、LIF模型和Izhikevich模型都是脉冲神经元模型。脉冲神经元模型的输出是一系列的神经脉冲，通过脉冲产生的时间来传递信息。除了脉冲神经元之外，还有着非脉冲神经元模型。这一类模型将输入的动作值根据神经元的活动水平转化为一个实数值输出，输出值范围通常在0-</w:t>
      </w:r>
      <w:r>
        <w:rPr>
          <w:rFonts w:ascii="宋体" w:eastAsia="宋体" w:hAnsi="宋体"/>
          <w:sz w:val="24"/>
          <w:szCs w:val="24"/>
        </w:rPr>
        <w:t>1</w:t>
      </w:r>
      <w:r>
        <w:rPr>
          <w:rFonts w:ascii="宋体" w:eastAsia="宋体" w:hAnsi="宋体" w:hint="eastAsia"/>
          <w:sz w:val="24"/>
          <w:szCs w:val="24"/>
        </w:rPr>
        <w:t>之间。非脉冲神经元模型的一个典型的例子是多层感知机网络。</w:t>
      </w:r>
    </w:p>
    <w:p w:rsidR="00790618" w:rsidRDefault="000E6103" w:rsidP="00F46318">
      <w:pPr>
        <w:spacing w:line="300" w:lineRule="auto"/>
        <w:ind w:firstLine="360"/>
        <w:rPr>
          <w:rFonts w:ascii="宋体" w:eastAsia="宋体" w:hAnsi="宋体"/>
          <w:sz w:val="24"/>
          <w:szCs w:val="24"/>
        </w:rPr>
      </w:pPr>
      <w:r>
        <w:rPr>
          <w:rFonts w:ascii="宋体" w:eastAsia="宋体" w:hAnsi="宋体" w:hint="eastAsia"/>
          <w:sz w:val="24"/>
          <w:szCs w:val="24"/>
        </w:rPr>
        <w:t>非脉冲神经元模型的输出通常被视为神经元的</w:t>
      </w:r>
      <w:r w:rsidR="0002576C">
        <w:rPr>
          <w:rFonts w:ascii="宋体" w:eastAsia="宋体" w:hAnsi="宋体" w:hint="eastAsia"/>
          <w:sz w:val="24"/>
          <w:szCs w:val="24"/>
        </w:rPr>
        <w:t>脉冲平均率</w:t>
      </w:r>
      <w:r>
        <w:rPr>
          <w:rFonts w:ascii="宋体" w:eastAsia="宋体" w:hAnsi="宋体" w:hint="eastAsia"/>
          <w:sz w:val="24"/>
          <w:szCs w:val="24"/>
        </w:rPr>
        <w:t>。一般认为脉冲神经元模型在生物学上更加接近现实情况。脉冲神经元模型的输出可以比较容易地编码为</w:t>
      </w:r>
      <w:r w:rsidR="0002576C">
        <w:rPr>
          <w:rFonts w:ascii="宋体" w:eastAsia="宋体" w:hAnsi="宋体" w:hint="eastAsia"/>
          <w:sz w:val="24"/>
          <w:szCs w:val="24"/>
        </w:rPr>
        <w:t>脉冲平均</w:t>
      </w:r>
      <w:r>
        <w:rPr>
          <w:rFonts w:ascii="宋体" w:eastAsia="宋体" w:hAnsi="宋体" w:hint="eastAsia"/>
          <w:sz w:val="24"/>
          <w:szCs w:val="24"/>
        </w:rPr>
        <w:t>率的模式，而非脉冲神经元模型的输出中不含有时间信息，所以无法转换成脉冲的模式。</w:t>
      </w:r>
    </w:p>
    <w:p w:rsidR="00790618" w:rsidRPr="00CA38DD" w:rsidRDefault="00790618" w:rsidP="00F46318">
      <w:pPr>
        <w:spacing w:line="300" w:lineRule="auto"/>
        <w:ind w:firstLine="360"/>
        <w:rPr>
          <w:rFonts w:ascii="宋体" w:eastAsia="宋体" w:hAnsi="宋体"/>
          <w:sz w:val="24"/>
          <w:szCs w:val="24"/>
        </w:rPr>
      </w:pPr>
    </w:p>
    <w:p w:rsidR="00DF254C" w:rsidRDefault="00CA38DD" w:rsidP="00BE651A">
      <w:pPr>
        <w:pStyle w:val="a3"/>
        <w:numPr>
          <w:ilvl w:val="0"/>
          <w:numId w:val="2"/>
        </w:numPr>
        <w:spacing w:line="300" w:lineRule="auto"/>
        <w:ind w:firstLineChars="0"/>
        <w:rPr>
          <w:rFonts w:ascii="宋体" w:eastAsia="宋体" w:hAnsi="宋体"/>
          <w:sz w:val="24"/>
          <w:szCs w:val="24"/>
        </w:rPr>
      </w:pPr>
      <w:r>
        <w:rPr>
          <w:rFonts w:ascii="宋体" w:eastAsia="宋体" w:hAnsi="宋体" w:hint="eastAsia"/>
          <w:sz w:val="24"/>
          <w:szCs w:val="24"/>
        </w:rPr>
        <w:t>神经</w:t>
      </w:r>
      <w:r w:rsidR="005533D1">
        <w:rPr>
          <w:rFonts w:ascii="宋体" w:eastAsia="宋体" w:hAnsi="宋体" w:hint="eastAsia"/>
          <w:sz w:val="24"/>
          <w:szCs w:val="24"/>
        </w:rPr>
        <w:t>系统</w:t>
      </w:r>
      <w:r>
        <w:rPr>
          <w:rFonts w:ascii="宋体" w:eastAsia="宋体" w:hAnsi="宋体" w:hint="eastAsia"/>
          <w:sz w:val="24"/>
          <w:szCs w:val="24"/>
        </w:rPr>
        <w:t>信息编码</w:t>
      </w:r>
    </w:p>
    <w:p w:rsidR="00CA38DD" w:rsidRDefault="005533D1" w:rsidP="005533D1">
      <w:pPr>
        <w:spacing w:line="300" w:lineRule="auto"/>
        <w:ind w:firstLine="360"/>
        <w:rPr>
          <w:rFonts w:ascii="宋体" w:eastAsia="宋体" w:hAnsi="宋体"/>
          <w:sz w:val="24"/>
          <w:szCs w:val="24"/>
        </w:rPr>
      </w:pPr>
      <w:r>
        <w:rPr>
          <w:rFonts w:ascii="宋体" w:eastAsia="宋体" w:hAnsi="宋体" w:hint="eastAsia"/>
          <w:sz w:val="24"/>
          <w:szCs w:val="24"/>
        </w:rPr>
        <w:t>无论是使用脉冲模型还是非脉冲模型，一个必须解决的问题是</w:t>
      </w:r>
      <w:r w:rsidR="00914770">
        <w:rPr>
          <w:rFonts w:ascii="宋体" w:eastAsia="宋体" w:hAnsi="宋体" w:hint="eastAsia"/>
          <w:sz w:val="24"/>
          <w:szCs w:val="24"/>
        </w:rPr>
        <w:t>如何</w:t>
      </w:r>
      <w:r>
        <w:rPr>
          <w:rFonts w:ascii="宋体" w:eastAsia="宋体" w:hAnsi="宋体" w:hint="eastAsia"/>
          <w:sz w:val="24"/>
          <w:szCs w:val="24"/>
        </w:rPr>
        <w:t>编码神经系统的信息</w:t>
      </w:r>
      <w:r w:rsidR="00914770">
        <w:rPr>
          <w:rFonts w:ascii="宋体" w:eastAsia="宋体" w:hAnsi="宋体" w:hint="eastAsia"/>
          <w:sz w:val="24"/>
          <w:szCs w:val="24"/>
        </w:rPr>
        <w:t>，特别是在实际的脑或神经系统中信息如何编码</w:t>
      </w:r>
      <w:r w:rsidR="00F10910">
        <w:rPr>
          <w:rFonts w:ascii="宋体" w:eastAsia="宋体" w:hAnsi="宋体" w:hint="eastAsia"/>
          <w:sz w:val="24"/>
          <w:szCs w:val="24"/>
        </w:rPr>
        <w:t>。</w:t>
      </w:r>
      <w:r w:rsidR="005D285A">
        <w:rPr>
          <w:rFonts w:ascii="宋体" w:eastAsia="宋体" w:hAnsi="宋体" w:hint="eastAsia"/>
          <w:sz w:val="24"/>
          <w:szCs w:val="24"/>
        </w:rPr>
        <w:t>虽然这个问题对于神经系统建模至关重要，但仍旧没有得到很好的解答。</w:t>
      </w:r>
    </w:p>
    <w:p w:rsidR="005D285A" w:rsidRDefault="00C62216" w:rsidP="005533D1">
      <w:pPr>
        <w:spacing w:line="300" w:lineRule="auto"/>
        <w:ind w:firstLine="360"/>
        <w:rPr>
          <w:rFonts w:ascii="宋体" w:eastAsia="宋体" w:hAnsi="宋体"/>
          <w:sz w:val="24"/>
          <w:szCs w:val="24"/>
        </w:rPr>
      </w:pPr>
      <w:r>
        <w:rPr>
          <w:rFonts w:ascii="宋体" w:eastAsia="宋体" w:hAnsi="宋体" w:hint="eastAsia"/>
          <w:sz w:val="24"/>
          <w:szCs w:val="24"/>
        </w:rPr>
        <w:t>目前常用的编码方式有两种：脉冲平均率编码和时间编码。脉冲平均率编码用脉冲的频率来表达神经元的输出信息，好处在于易于通过实验测量。但是在对人类视觉信号处理过程的研究中发现，如果使用脉冲平均率编码的话，处理速度无法达到人类实际的反应速度。</w:t>
      </w:r>
      <w:r w:rsidR="00DA7C90">
        <w:rPr>
          <w:rFonts w:ascii="宋体" w:eastAsia="宋体" w:hAnsi="宋体" w:hint="eastAsia"/>
          <w:sz w:val="24"/>
          <w:szCs w:val="24"/>
        </w:rPr>
        <w:t>这个发现意味着人脑中并不仅仅使用脉冲平均率编码。</w:t>
      </w:r>
      <w:r w:rsidR="00E63905">
        <w:rPr>
          <w:rFonts w:ascii="宋体" w:eastAsia="宋体" w:hAnsi="宋体" w:hint="eastAsia"/>
          <w:sz w:val="24"/>
          <w:szCs w:val="24"/>
        </w:rPr>
        <w:t>另一方面，其他研究也表明在神经活动中时间确实是一个重要的信息</w:t>
      </w:r>
      <w:r w:rsidR="00E63905" w:rsidRPr="00E63905">
        <w:rPr>
          <w:rFonts w:ascii="宋体" w:eastAsia="宋体" w:hAnsi="宋体"/>
          <w:sz w:val="24"/>
          <w:szCs w:val="24"/>
        </w:rPr>
        <w:t>[</w:t>
      </w:r>
      <w:r w:rsidR="007C7968">
        <w:rPr>
          <w:rFonts w:ascii="宋体" w:eastAsia="宋体" w:hAnsi="宋体"/>
          <w:sz w:val="24"/>
          <w:szCs w:val="24"/>
        </w:rPr>
        <w:t>10</w:t>
      </w:r>
      <w:r w:rsidR="00E63905" w:rsidRPr="00E63905">
        <w:rPr>
          <w:rFonts w:ascii="宋体" w:eastAsia="宋体" w:hAnsi="宋体"/>
          <w:sz w:val="24"/>
          <w:szCs w:val="24"/>
        </w:rPr>
        <w:t>]</w:t>
      </w:r>
      <w:r w:rsidR="00E63905">
        <w:rPr>
          <w:rFonts w:ascii="宋体" w:eastAsia="宋体" w:hAnsi="宋体" w:hint="eastAsia"/>
          <w:sz w:val="24"/>
          <w:szCs w:val="24"/>
        </w:rPr>
        <w:t>，因此在编码时需要将脉冲发生的时间纳入考虑中，这就是时间编码。</w:t>
      </w:r>
    </w:p>
    <w:p w:rsidR="00CA38DD" w:rsidRPr="00801FBC" w:rsidRDefault="00FA5622" w:rsidP="00801FBC">
      <w:pPr>
        <w:spacing w:line="300" w:lineRule="auto"/>
        <w:ind w:firstLine="360"/>
        <w:rPr>
          <w:rFonts w:ascii="宋体" w:eastAsia="宋体" w:hAnsi="宋体"/>
          <w:sz w:val="24"/>
          <w:szCs w:val="24"/>
        </w:rPr>
      </w:pPr>
      <w:r>
        <w:rPr>
          <w:rFonts w:ascii="宋体" w:eastAsia="宋体" w:hAnsi="宋体" w:hint="eastAsia"/>
          <w:sz w:val="24"/>
          <w:szCs w:val="24"/>
        </w:rPr>
        <w:t>除这两种常用编码方式外，神经科学研究还发现了神经信息的群体编码，即通过神经元群而不是单个神经元的状态来表达信息。由于神经系统的复杂性，单个神经元的活动容易受到影响，所以群体编码有利于提高信息编码的可靠性。</w:t>
      </w:r>
    </w:p>
    <w:p w:rsidR="00741386" w:rsidRPr="00BE651A" w:rsidRDefault="00741386" w:rsidP="00BE651A">
      <w:pPr>
        <w:spacing w:line="300" w:lineRule="auto"/>
        <w:rPr>
          <w:rFonts w:ascii="宋体" w:eastAsia="宋体" w:hAnsi="宋体"/>
          <w:sz w:val="24"/>
          <w:szCs w:val="24"/>
        </w:rPr>
      </w:pPr>
    </w:p>
    <w:p w:rsidR="00741386" w:rsidRPr="00BE651A" w:rsidRDefault="00741386"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人工神经网络</w:t>
      </w:r>
    </w:p>
    <w:p w:rsidR="00935F7E" w:rsidRDefault="00C46D32" w:rsidP="00BE651A">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lastRenderedPageBreak/>
        <w:t>总述</w:t>
      </w:r>
    </w:p>
    <w:p w:rsidR="00C46D32" w:rsidRDefault="00727C54" w:rsidP="00B34A1B">
      <w:pPr>
        <w:spacing w:line="300" w:lineRule="auto"/>
        <w:ind w:firstLine="360"/>
        <w:rPr>
          <w:rFonts w:ascii="宋体" w:eastAsia="宋体" w:hAnsi="宋体"/>
          <w:sz w:val="24"/>
          <w:szCs w:val="24"/>
        </w:rPr>
      </w:pPr>
      <w:r w:rsidRPr="00B34A1B">
        <w:rPr>
          <w:rFonts w:ascii="宋体" w:eastAsia="宋体" w:hAnsi="宋体" w:hint="eastAsia"/>
          <w:sz w:val="24"/>
          <w:szCs w:val="24"/>
        </w:rPr>
        <w:t>自人工智能概念提出时，人工神经网络的思想就出现了。</w:t>
      </w:r>
      <w:r w:rsidR="00B34A1B" w:rsidRPr="00B34A1B">
        <w:rPr>
          <w:rFonts w:ascii="宋体" w:eastAsia="宋体" w:hAnsi="宋体" w:hint="eastAsia"/>
          <w:sz w:val="24"/>
          <w:szCs w:val="24"/>
        </w:rPr>
        <w:t>人工神经网络是经典人工智能的</w:t>
      </w:r>
      <w:r w:rsidR="00B34A1B">
        <w:rPr>
          <w:rFonts w:ascii="宋体" w:eastAsia="宋体" w:hAnsi="宋体" w:hint="eastAsia"/>
          <w:sz w:val="24"/>
          <w:szCs w:val="24"/>
        </w:rPr>
        <w:t>路线之一：既然人脑智能是由神经网络产生的，那就通过人工方式来构造神经网络，进而产生智能。这一流派强调智能活动是由大量简单的单元通过复杂的连接后并行运行的结果，因此又被称为“连接主义”。</w:t>
      </w:r>
    </w:p>
    <w:p w:rsidR="00B34A1B" w:rsidRDefault="00B34A1B" w:rsidP="00B34A1B">
      <w:pPr>
        <w:spacing w:line="300" w:lineRule="auto"/>
        <w:ind w:firstLine="360"/>
        <w:rPr>
          <w:rFonts w:ascii="宋体" w:eastAsia="宋体" w:hAnsi="宋体"/>
          <w:sz w:val="24"/>
          <w:szCs w:val="24"/>
        </w:rPr>
      </w:pPr>
      <w:r>
        <w:rPr>
          <w:rFonts w:ascii="宋体" w:eastAsia="宋体" w:hAnsi="宋体" w:hint="eastAsia"/>
          <w:sz w:val="24"/>
          <w:szCs w:val="24"/>
        </w:rPr>
        <w:t>人工神经网络的思想可以追溯到1943年神经生理学家Warren McCulloch和数理逻辑学家Walter</w:t>
      </w:r>
      <w:r>
        <w:rPr>
          <w:rFonts w:ascii="宋体" w:eastAsia="宋体" w:hAnsi="宋体"/>
          <w:sz w:val="24"/>
          <w:szCs w:val="24"/>
        </w:rPr>
        <w:t xml:space="preserve"> Pitts</w:t>
      </w:r>
      <w:r>
        <w:rPr>
          <w:rFonts w:ascii="宋体" w:eastAsia="宋体" w:hAnsi="宋体" w:hint="eastAsia"/>
          <w:sz w:val="24"/>
          <w:szCs w:val="24"/>
        </w:rPr>
        <w:t>提出的神经元数学模型。</w:t>
      </w:r>
      <w:r w:rsidR="001614A2">
        <w:rPr>
          <w:rFonts w:ascii="宋体" w:eastAsia="宋体" w:hAnsi="宋体" w:hint="eastAsia"/>
          <w:sz w:val="24"/>
          <w:szCs w:val="24"/>
        </w:rPr>
        <w:t>McCulloch和Pitts提出的这一模型基于阈值逻辑，奠定了对于人工神经网络研究的基础。此后对于人工神经网络的研究分为了两种道路，一种</w:t>
      </w:r>
      <w:r w:rsidR="00B26C27">
        <w:rPr>
          <w:rFonts w:ascii="宋体" w:eastAsia="宋体" w:hAnsi="宋体" w:hint="eastAsia"/>
          <w:sz w:val="24"/>
          <w:szCs w:val="24"/>
        </w:rPr>
        <w:t>关注脑活动的生物过程并试图从结构上进行模拟，另一种则关注如何将神经网络应用于智能</w:t>
      </w:r>
      <w:r w:rsidR="001614A2">
        <w:rPr>
          <w:rFonts w:ascii="宋体" w:eastAsia="宋体" w:hAnsi="宋体" w:hint="eastAsia"/>
          <w:sz w:val="24"/>
          <w:szCs w:val="24"/>
        </w:rPr>
        <w:t>。</w:t>
      </w:r>
      <w:r w:rsidR="00901EA0">
        <w:rPr>
          <w:rFonts w:ascii="宋体" w:eastAsia="宋体" w:hAnsi="宋体" w:hint="eastAsia"/>
          <w:sz w:val="24"/>
          <w:szCs w:val="24"/>
        </w:rPr>
        <w:t>在1956年达特茅斯会议提出“人工智能”概念一年前，美国西部计算机联合大会在洛杉矶召开。此次会议上展开了“学习机讨论会”，参会者中有两位参加了第二年的达特茅斯会议，他们是Oliver Selfridge和Alan Newell，两人分别代表了两派观点。会议的主持人Walter Pitts总结时说“</w:t>
      </w:r>
      <w:r w:rsidR="00901EA0" w:rsidRPr="00901EA0">
        <w:rPr>
          <w:rFonts w:ascii="宋体" w:eastAsia="宋体" w:hAnsi="宋体" w:hint="eastAsia"/>
          <w:sz w:val="24"/>
          <w:szCs w:val="24"/>
        </w:rPr>
        <w:t>（一派人）企图模拟神经系统，而</w:t>
      </w:r>
      <w:r w:rsidR="00901EA0">
        <w:rPr>
          <w:rFonts w:ascii="宋体" w:eastAsia="宋体" w:hAnsi="宋体" w:hint="eastAsia"/>
          <w:sz w:val="24"/>
          <w:szCs w:val="24"/>
        </w:rPr>
        <w:t>N</w:t>
      </w:r>
      <w:r w:rsidR="00901EA0">
        <w:rPr>
          <w:rFonts w:ascii="宋体" w:eastAsia="宋体" w:hAnsi="宋体"/>
          <w:sz w:val="24"/>
          <w:szCs w:val="24"/>
        </w:rPr>
        <w:t>ewell</w:t>
      </w:r>
      <w:r w:rsidR="00901EA0" w:rsidRPr="00901EA0">
        <w:rPr>
          <w:rFonts w:ascii="宋体" w:eastAsia="宋体" w:hAnsi="宋体" w:hint="eastAsia"/>
          <w:sz w:val="24"/>
          <w:szCs w:val="24"/>
        </w:rPr>
        <w:t>则企图模拟心智，……，但殊途同归</w:t>
      </w:r>
      <w:r w:rsidR="00901EA0">
        <w:rPr>
          <w:rFonts w:ascii="宋体" w:eastAsia="宋体" w:hAnsi="宋体" w:hint="eastAsia"/>
          <w:sz w:val="24"/>
          <w:szCs w:val="24"/>
        </w:rPr>
        <w:t>”</w:t>
      </w:r>
      <w:r w:rsidR="001614A2">
        <w:rPr>
          <w:rFonts w:ascii="宋体" w:eastAsia="宋体" w:hAnsi="宋体" w:hint="eastAsia"/>
          <w:sz w:val="24"/>
          <w:szCs w:val="24"/>
        </w:rPr>
        <w:t>。</w:t>
      </w:r>
    </w:p>
    <w:p w:rsidR="001614A2" w:rsidRDefault="001614A2" w:rsidP="00B34A1B">
      <w:pPr>
        <w:spacing w:line="300" w:lineRule="auto"/>
        <w:ind w:firstLine="360"/>
        <w:rPr>
          <w:rFonts w:ascii="宋体" w:eastAsia="宋体" w:hAnsi="宋体"/>
          <w:sz w:val="24"/>
          <w:szCs w:val="24"/>
        </w:rPr>
      </w:pPr>
      <w:r>
        <w:rPr>
          <w:rFonts w:ascii="宋体" w:eastAsia="宋体" w:hAnsi="宋体" w:hint="eastAsia"/>
          <w:sz w:val="24"/>
          <w:szCs w:val="24"/>
        </w:rPr>
        <w:t>1958年，</w:t>
      </w:r>
      <w:r w:rsidR="00505D40">
        <w:rPr>
          <w:rFonts w:ascii="宋体" w:eastAsia="宋体" w:hAnsi="宋体" w:hint="eastAsia"/>
          <w:sz w:val="24"/>
          <w:szCs w:val="24"/>
        </w:rPr>
        <w:t>Rosenblatt创造了感知机。</w:t>
      </w:r>
      <w:r w:rsidR="00191E14">
        <w:rPr>
          <w:rFonts w:ascii="宋体" w:eastAsia="宋体" w:hAnsi="宋体" w:hint="eastAsia"/>
          <w:sz w:val="24"/>
          <w:szCs w:val="24"/>
        </w:rPr>
        <w:t>感知机最初在IBM 704上使用软件实现，之后Rosenblatt设计了第一台原型机“Mark 1 Perceptron”。Mark 1 Perceptron为图像识别任务设计，内部包含400个光电管的阵列，权重使用电位计编码，学习过程中通过电机实现权重的更新。感知机在刚出现时引起了人工智能学界的热烈讨论，但很快人们发现存在很多感知机无法有效分类的特征</w:t>
      </w:r>
      <w:r w:rsidR="003D241F">
        <w:rPr>
          <w:rFonts w:ascii="宋体" w:eastAsia="宋体" w:hAnsi="宋体" w:hint="eastAsia"/>
          <w:sz w:val="24"/>
          <w:szCs w:val="24"/>
        </w:rPr>
        <w:t>。1969年Minsky和Papert的研究指出了当时神经网络研究存在的两个关键问题：其一是基本的感知机模型无法处理异或电路，第二个是当时的计算能力并不能有效支持大规模的神经网络。这一发现导致了神经网络领域研究的停滞。</w:t>
      </w:r>
    </w:p>
    <w:p w:rsidR="00F45FAB" w:rsidRDefault="00F45FAB" w:rsidP="00F45FAB">
      <w:pPr>
        <w:spacing w:line="300" w:lineRule="auto"/>
        <w:ind w:firstLine="360"/>
        <w:jc w:val="center"/>
        <w:rPr>
          <w:rFonts w:ascii="宋体" w:eastAsia="宋体" w:hAnsi="宋体"/>
          <w:sz w:val="24"/>
          <w:szCs w:val="24"/>
        </w:rPr>
      </w:pPr>
      <w:r>
        <w:rPr>
          <w:noProof/>
        </w:rPr>
        <w:lastRenderedPageBreak/>
        <w:drawing>
          <wp:inline distT="0" distB="0" distL="0" distR="0">
            <wp:extent cx="2971800" cy="3657600"/>
            <wp:effectExtent l="0" t="0" r="0" b="0"/>
            <wp:docPr id="4" name="图片 4" descr="https://upload.wikimedia.org/wikipedia/en/5/52/Mark_I_perceptr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2/Mark_I_perceptr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3657600"/>
                    </a:xfrm>
                    <a:prstGeom prst="rect">
                      <a:avLst/>
                    </a:prstGeom>
                    <a:noFill/>
                    <a:ln>
                      <a:noFill/>
                    </a:ln>
                  </pic:spPr>
                </pic:pic>
              </a:graphicData>
            </a:graphic>
          </wp:inline>
        </w:drawing>
      </w:r>
    </w:p>
    <w:p w:rsidR="00F45FAB" w:rsidRDefault="00F45FAB" w:rsidP="00F45FAB">
      <w:pPr>
        <w:spacing w:line="300" w:lineRule="auto"/>
        <w:ind w:firstLine="360"/>
        <w:jc w:val="center"/>
        <w:rPr>
          <w:rFonts w:ascii="宋体" w:eastAsia="宋体" w:hAnsi="宋体"/>
          <w:sz w:val="24"/>
          <w:szCs w:val="24"/>
        </w:rPr>
      </w:pPr>
      <w:r>
        <w:rPr>
          <w:rFonts w:ascii="宋体" w:eastAsia="宋体" w:hAnsi="宋体" w:hint="eastAsia"/>
          <w:sz w:val="24"/>
          <w:szCs w:val="24"/>
        </w:rPr>
        <w:t>图：Mark 1 Percptron</w:t>
      </w:r>
    </w:p>
    <w:p w:rsidR="00A04971" w:rsidRDefault="003D241F" w:rsidP="003D2C03">
      <w:pPr>
        <w:spacing w:line="300" w:lineRule="auto"/>
        <w:ind w:firstLine="360"/>
        <w:rPr>
          <w:rFonts w:ascii="宋体" w:eastAsia="宋体" w:hAnsi="宋体"/>
          <w:sz w:val="24"/>
          <w:szCs w:val="24"/>
        </w:rPr>
      </w:pPr>
      <w:r>
        <w:rPr>
          <w:rFonts w:ascii="宋体" w:eastAsia="宋体" w:hAnsi="宋体" w:hint="eastAsia"/>
          <w:sz w:val="24"/>
          <w:szCs w:val="24"/>
        </w:rPr>
        <w:t>1975年，Werbo提出了后向传播算法</w:t>
      </w:r>
      <w:r w:rsidR="00A04971">
        <w:rPr>
          <w:rFonts w:ascii="宋体" w:eastAsia="宋体" w:hAnsi="宋体" w:hint="eastAsia"/>
          <w:sz w:val="24"/>
          <w:szCs w:val="24"/>
        </w:rPr>
        <w:t>应用于神经网络训练中</w:t>
      </w:r>
      <w:r w:rsidR="002B675D">
        <w:rPr>
          <w:rFonts w:ascii="宋体" w:eastAsia="宋体" w:hAnsi="宋体" w:hint="eastAsia"/>
          <w:sz w:val="24"/>
          <w:szCs w:val="24"/>
        </w:rPr>
        <w:t>[</w:t>
      </w:r>
      <w:r w:rsidR="002B675D">
        <w:rPr>
          <w:rFonts w:ascii="宋体" w:eastAsia="宋体" w:hAnsi="宋体"/>
          <w:sz w:val="24"/>
          <w:szCs w:val="24"/>
        </w:rPr>
        <w:t>11</w:t>
      </w:r>
      <w:r w:rsidR="002B675D">
        <w:rPr>
          <w:rFonts w:ascii="宋体" w:eastAsia="宋体" w:hAnsi="宋体" w:hint="eastAsia"/>
          <w:sz w:val="24"/>
          <w:szCs w:val="24"/>
        </w:rPr>
        <w:t>]</w:t>
      </w:r>
      <w:r>
        <w:rPr>
          <w:rFonts w:ascii="宋体" w:eastAsia="宋体" w:hAnsi="宋体" w:hint="eastAsia"/>
          <w:sz w:val="24"/>
          <w:szCs w:val="24"/>
        </w:rPr>
        <w:t>。后向传播算法在一系列数据处理完成后计算</w:t>
      </w:r>
      <w:r w:rsidR="000F3A58">
        <w:rPr>
          <w:rFonts w:ascii="宋体" w:eastAsia="宋体" w:hAnsi="宋体" w:hint="eastAsia"/>
          <w:sz w:val="24"/>
          <w:szCs w:val="24"/>
        </w:rPr>
        <w:t>每个处理单元对总误差的贡献，据此调整每个处理单元的权重。后向传播算法不仅很好地解决异或问题，而且加快了多层神经网络的训练过程。这使得神经网络模型有能力向增加更多层数的方向发展，极大地增强了整个神经网络的处理能力。</w:t>
      </w:r>
      <w:r w:rsidR="00A04971">
        <w:rPr>
          <w:rFonts w:ascii="宋体" w:eastAsia="宋体" w:hAnsi="宋体" w:hint="eastAsia"/>
          <w:sz w:val="24"/>
          <w:szCs w:val="24"/>
        </w:rPr>
        <w:t>然而Werbo提出这一想法时正处于人工智能发展的低潮期，直到1986年，后向传播的训练方法才因为David Rumelhart、Geoffrey Hinton和Ronald Williams发表的文章而被广泛接受。</w:t>
      </w:r>
    </w:p>
    <w:p w:rsidR="00244A8E" w:rsidRDefault="003D2C03" w:rsidP="00365A31">
      <w:pPr>
        <w:spacing w:line="300" w:lineRule="auto"/>
        <w:ind w:firstLine="360"/>
        <w:rPr>
          <w:rFonts w:ascii="宋体" w:eastAsia="宋体" w:hAnsi="宋体"/>
          <w:sz w:val="24"/>
          <w:szCs w:val="24"/>
        </w:rPr>
      </w:pPr>
      <w:r>
        <w:rPr>
          <w:rFonts w:ascii="宋体" w:eastAsia="宋体" w:hAnsi="宋体" w:hint="eastAsia"/>
          <w:sz w:val="24"/>
          <w:szCs w:val="24"/>
        </w:rPr>
        <w:t>后向传播算法被应用于神经网络的训练后，神经网络的研究迎来了一次新的发展，神经网络被应用于多种领域，如文字识别、图像识别等等。神经网络在多种应用中取得了喜人的成果，但是在语音识别领域遇到了难题。在图像识别中，输入的数据是一张张图片，图片之间相互独立；而在语音识别中，输入的</w:t>
      </w:r>
      <w:r w:rsidR="00244A8E">
        <w:rPr>
          <w:rFonts w:ascii="宋体" w:eastAsia="宋体" w:hAnsi="宋体" w:hint="eastAsia"/>
          <w:sz w:val="24"/>
          <w:szCs w:val="24"/>
        </w:rPr>
        <w:t>数据是一个语音流，这种输入难以处理为批处理的数据。一方面，从一段语音中分离出单词是一件不容易做到的事；另一方面，语言的理解依赖于上下文环境而不仅仅是单词的语义。为了处理这类输入，特别是处理需要上下文环境的输入，需要对神经元引入“记忆”。一个办法是将网络的输出作为输入提供给神经元，使得网络形成递归的结构，这就是递归神经网络</w:t>
      </w:r>
      <w:r w:rsidR="00365A31">
        <w:rPr>
          <w:rFonts w:ascii="宋体" w:eastAsia="宋体" w:hAnsi="宋体" w:hint="eastAsia"/>
          <w:sz w:val="24"/>
          <w:szCs w:val="24"/>
        </w:rPr>
        <w:t xml:space="preserve">（Recurrent Neural Network, </w:t>
      </w:r>
      <w:r w:rsidR="00244A8E">
        <w:rPr>
          <w:rFonts w:ascii="宋体" w:eastAsia="宋体" w:hAnsi="宋体" w:hint="eastAsia"/>
          <w:sz w:val="24"/>
          <w:szCs w:val="24"/>
        </w:rPr>
        <w:t>RNN</w:t>
      </w:r>
      <w:r w:rsidR="00365A31">
        <w:rPr>
          <w:rFonts w:ascii="宋体" w:eastAsia="宋体" w:hAnsi="宋体" w:hint="eastAsia"/>
          <w:sz w:val="24"/>
          <w:szCs w:val="24"/>
        </w:rPr>
        <w:t>）</w:t>
      </w:r>
      <w:r w:rsidR="00244A8E">
        <w:rPr>
          <w:rFonts w:ascii="宋体" w:eastAsia="宋体" w:hAnsi="宋体" w:hint="eastAsia"/>
          <w:sz w:val="24"/>
          <w:szCs w:val="24"/>
        </w:rPr>
        <w:t>。</w:t>
      </w:r>
    </w:p>
    <w:p w:rsidR="00365A31" w:rsidRDefault="00365A31" w:rsidP="00365A31">
      <w:pPr>
        <w:spacing w:line="300" w:lineRule="auto"/>
        <w:ind w:firstLine="360"/>
        <w:rPr>
          <w:rFonts w:ascii="宋体" w:eastAsia="宋体" w:hAnsi="宋体"/>
          <w:sz w:val="24"/>
          <w:szCs w:val="24"/>
        </w:rPr>
      </w:pPr>
      <w:r>
        <w:rPr>
          <w:rFonts w:ascii="宋体" w:eastAsia="宋体" w:hAnsi="宋体" w:hint="eastAsia"/>
          <w:sz w:val="24"/>
          <w:szCs w:val="24"/>
        </w:rPr>
        <w:t>RNN在语音识别中取得了较好的效果，但是也暴露出了难以训练的问题。Yoshua Bengio在1993年发表文章总结了在RNN训练中遇到的问题</w:t>
      </w:r>
      <w:r w:rsidR="00A2371C">
        <w:rPr>
          <w:rFonts w:ascii="宋体" w:eastAsia="宋体" w:hAnsi="宋体" w:hint="eastAsia"/>
          <w:sz w:val="24"/>
          <w:szCs w:val="24"/>
        </w:rPr>
        <w:t>[</w:t>
      </w:r>
      <w:r w:rsidR="00A2371C">
        <w:rPr>
          <w:rFonts w:ascii="宋体" w:eastAsia="宋体" w:hAnsi="宋体"/>
          <w:sz w:val="24"/>
          <w:szCs w:val="24"/>
        </w:rPr>
        <w:t>12</w:t>
      </w:r>
      <w:r w:rsidR="00A2371C">
        <w:rPr>
          <w:rFonts w:ascii="宋体" w:eastAsia="宋体" w:hAnsi="宋体" w:hint="eastAsia"/>
          <w:sz w:val="24"/>
          <w:szCs w:val="24"/>
        </w:rPr>
        <w:t>]</w:t>
      </w:r>
      <w:r>
        <w:rPr>
          <w:rFonts w:ascii="宋体" w:eastAsia="宋体" w:hAnsi="宋体" w:hint="eastAsia"/>
          <w:sz w:val="24"/>
          <w:szCs w:val="24"/>
        </w:rPr>
        <w:t>，指出虽然在RNN中能够引入长间隔的依赖关系，但是短间隔的依赖关系对参数训练的</w:t>
      </w:r>
      <w:r>
        <w:rPr>
          <w:rFonts w:ascii="宋体" w:eastAsia="宋体" w:hAnsi="宋体" w:hint="eastAsia"/>
          <w:sz w:val="24"/>
          <w:szCs w:val="24"/>
        </w:rPr>
        <w:lastRenderedPageBreak/>
        <w:t>影响仍然占有主要部分。</w:t>
      </w:r>
      <w:r w:rsidR="00FC6D0D">
        <w:rPr>
          <w:rFonts w:ascii="宋体" w:eastAsia="宋体" w:hAnsi="宋体" w:hint="eastAsia"/>
          <w:sz w:val="24"/>
          <w:szCs w:val="24"/>
        </w:rPr>
        <w:t>这是由于</w:t>
      </w:r>
      <w:r w:rsidR="00D1304B">
        <w:rPr>
          <w:rFonts w:ascii="宋体" w:eastAsia="宋体" w:hAnsi="宋体" w:hint="eastAsia"/>
          <w:sz w:val="24"/>
          <w:szCs w:val="24"/>
        </w:rPr>
        <w:t>后向传播算法中的梯度消失所导致的。</w:t>
      </w:r>
    </w:p>
    <w:p w:rsidR="00D1304B" w:rsidRDefault="00D1304B" w:rsidP="00365A31">
      <w:pPr>
        <w:spacing w:line="300" w:lineRule="auto"/>
        <w:ind w:firstLine="360"/>
        <w:rPr>
          <w:rFonts w:ascii="宋体" w:eastAsia="宋体" w:hAnsi="宋体"/>
          <w:sz w:val="24"/>
          <w:szCs w:val="24"/>
        </w:rPr>
      </w:pPr>
      <w:r>
        <w:rPr>
          <w:rFonts w:ascii="宋体" w:eastAsia="宋体" w:hAnsi="宋体" w:hint="eastAsia"/>
          <w:sz w:val="24"/>
          <w:szCs w:val="24"/>
        </w:rPr>
        <w:t>在后向传播式的训练中，需要将误差值逐层传播来修正神经元的权重参数，通常使用误差函数的梯度值作为权重的修正标准。然而随着层数的增加，梯度值会呈指数变化，这就导致在传播层数较多时，梯度值可能会变得非常小以至于无法有效地修正神经元参数。</w:t>
      </w:r>
      <w:r w:rsidR="00D34F83">
        <w:rPr>
          <w:rFonts w:ascii="宋体" w:eastAsia="宋体" w:hAnsi="宋体" w:hint="eastAsia"/>
          <w:sz w:val="24"/>
          <w:szCs w:val="24"/>
        </w:rPr>
        <w:t>这种梯度值迅速减小的现象称为梯度消失。</w:t>
      </w:r>
    </w:p>
    <w:p w:rsidR="00D34F83" w:rsidRDefault="00D34F83" w:rsidP="00365A31">
      <w:pPr>
        <w:spacing w:line="300" w:lineRule="auto"/>
        <w:ind w:firstLine="360"/>
        <w:rPr>
          <w:rFonts w:ascii="宋体" w:eastAsia="宋体" w:hAnsi="宋体"/>
          <w:sz w:val="24"/>
          <w:szCs w:val="24"/>
        </w:rPr>
      </w:pPr>
      <w:r>
        <w:rPr>
          <w:rFonts w:ascii="宋体" w:eastAsia="宋体" w:hAnsi="宋体" w:hint="eastAsia"/>
          <w:sz w:val="24"/>
          <w:szCs w:val="24"/>
        </w:rPr>
        <w:t>由于无法有效地解决梯度消失问题，神经网络的研究在90年代再一次陷入低潮。</w:t>
      </w:r>
      <w:r w:rsidR="00E7626F">
        <w:rPr>
          <w:rFonts w:ascii="宋体" w:eastAsia="宋体" w:hAnsi="宋体" w:hint="eastAsia"/>
          <w:sz w:val="24"/>
          <w:szCs w:val="24"/>
        </w:rPr>
        <w:t>1</w:t>
      </w:r>
      <w:r w:rsidR="00E7626F">
        <w:rPr>
          <w:rFonts w:ascii="宋体" w:eastAsia="宋体" w:hAnsi="宋体"/>
          <w:sz w:val="24"/>
          <w:szCs w:val="24"/>
        </w:rPr>
        <w:t>997</w:t>
      </w:r>
      <w:r w:rsidR="00E7626F">
        <w:rPr>
          <w:rFonts w:ascii="宋体" w:eastAsia="宋体" w:hAnsi="宋体" w:hint="eastAsia"/>
          <w:sz w:val="24"/>
          <w:szCs w:val="24"/>
        </w:rPr>
        <w:t>年Schmi</w:t>
      </w:r>
      <w:r w:rsidR="00E51C19">
        <w:rPr>
          <w:rFonts w:ascii="宋体" w:eastAsia="宋体" w:hAnsi="宋体"/>
          <w:sz w:val="24"/>
          <w:szCs w:val="24"/>
        </w:rPr>
        <w:t>d</w:t>
      </w:r>
      <w:r w:rsidR="00E7626F">
        <w:rPr>
          <w:rFonts w:ascii="宋体" w:eastAsia="宋体" w:hAnsi="宋体" w:hint="eastAsia"/>
          <w:sz w:val="24"/>
          <w:szCs w:val="24"/>
        </w:rPr>
        <w:t>huber提出了长短期记忆（Long Short Term Memory）的神经网络模型</w:t>
      </w:r>
      <w:r w:rsidR="00E51C19">
        <w:rPr>
          <w:rFonts w:ascii="宋体" w:eastAsia="宋体" w:hAnsi="宋体" w:hint="eastAsia"/>
          <w:sz w:val="24"/>
          <w:szCs w:val="24"/>
        </w:rPr>
        <w:t>[</w:t>
      </w:r>
      <w:r w:rsidR="00E51C19">
        <w:rPr>
          <w:rFonts w:ascii="宋体" w:eastAsia="宋体" w:hAnsi="宋体"/>
          <w:sz w:val="24"/>
          <w:szCs w:val="24"/>
        </w:rPr>
        <w:t>13</w:t>
      </w:r>
      <w:r w:rsidR="00E51C19">
        <w:rPr>
          <w:rFonts w:ascii="宋体" w:eastAsia="宋体" w:hAnsi="宋体" w:hint="eastAsia"/>
          <w:sz w:val="24"/>
          <w:szCs w:val="24"/>
        </w:rPr>
        <w:t>]</w:t>
      </w:r>
      <w:r w:rsidR="00E7626F">
        <w:rPr>
          <w:rFonts w:ascii="宋体" w:eastAsia="宋体" w:hAnsi="宋体" w:hint="eastAsia"/>
          <w:sz w:val="24"/>
          <w:szCs w:val="24"/>
        </w:rPr>
        <w:t>，可以将长时间步之前的事件影响有效传递下去。但是这仍无法改变当时神经网络的普遍印象。在90年代中期</w:t>
      </w:r>
      <w:r w:rsidR="00075D83">
        <w:rPr>
          <w:rFonts w:ascii="宋体" w:eastAsia="宋体" w:hAnsi="宋体" w:hint="eastAsia"/>
          <w:sz w:val="24"/>
          <w:szCs w:val="24"/>
        </w:rPr>
        <w:t>，学界普遍对神经网络失去了信心，转而研究支持向量机等人工智能模型，直到2006年深度学习概念被提出后才有所转变。</w:t>
      </w:r>
    </w:p>
    <w:p w:rsidR="004A7B60" w:rsidRDefault="004A7B60" w:rsidP="004A7B60">
      <w:pPr>
        <w:spacing w:line="300" w:lineRule="auto"/>
        <w:ind w:firstLine="360"/>
        <w:jc w:val="center"/>
        <w:rPr>
          <w:rFonts w:ascii="宋体" w:eastAsia="宋体" w:hAnsi="宋体"/>
          <w:sz w:val="24"/>
          <w:szCs w:val="24"/>
        </w:rPr>
      </w:pPr>
      <w:r>
        <w:rPr>
          <w:noProof/>
        </w:rPr>
        <w:drawing>
          <wp:inline distT="0" distB="0" distL="0" distR="0">
            <wp:extent cx="4438650" cy="2343150"/>
            <wp:effectExtent l="0" t="0" r="0" b="0"/>
            <wp:docPr id="5" name="图片 5" descr="From http://www.iro.umontreal.ca/~lisa/twiki/bin/view.cgi/Public/DeepVsShallowComparisonICML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http://www.iro.umontreal.ca/~lisa/twiki/bin/view.cgi/Public/DeepVsShallowComparisonICML20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rsidR="004A7B60" w:rsidRDefault="004A7B60" w:rsidP="004A7B60">
      <w:pPr>
        <w:spacing w:line="300" w:lineRule="auto"/>
        <w:ind w:firstLine="360"/>
        <w:jc w:val="center"/>
        <w:rPr>
          <w:rFonts w:ascii="宋体" w:eastAsia="宋体" w:hAnsi="宋体"/>
          <w:sz w:val="24"/>
          <w:szCs w:val="24"/>
        </w:rPr>
      </w:pPr>
      <w:r>
        <w:rPr>
          <w:rFonts w:ascii="宋体" w:eastAsia="宋体" w:hAnsi="宋体" w:hint="eastAsia"/>
          <w:sz w:val="24"/>
          <w:szCs w:val="24"/>
        </w:rPr>
        <w:t>图：深度置信网络的训练过程</w:t>
      </w:r>
    </w:p>
    <w:p w:rsidR="00075D83" w:rsidRDefault="002F192D" w:rsidP="00365A31">
      <w:pPr>
        <w:spacing w:line="300" w:lineRule="auto"/>
        <w:ind w:firstLine="360"/>
        <w:rPr>
          <w:rFonts w:ascii="宋体" w:eastAsia="宋体" w:hAnsi="宋体"/>
          <w:sz w:val="24"/>
          <w:szCs w:val="24"/>
        </w:rPr>
      </w:pPr>
      <w:r>
        <w:rPr>
          <w:rFonts w:ascii="宋体" w:eastAsia="宋体" w:hAnsi="宋体"/>
          <w:sz w:val="24"/>
          <w:szCs w:val="24"/>
        </w:rPr>
        <w:t>2006</w:t>
      </w:r>
      <w:r>
        <w:rPr>
          <w:rFonts w:ascii="宋体" w:eastAsia="宋体" w:hAnsi="宋体" w:hint="eastAsia"/>
          <w:sz w:val="24"/>
          <w:szCs w:val="24"/>
        </w:rPr>
        <w:t>年，Geo</w:t>
      </w:r>
      <w:r>
        <w:rPr>
          <w:rFonts w:ascii="宋体" w:eastAsia="宋体" w:hAnsi="宋体"/>
          <w:sz w:val="24"/>
          <w:szCs w:val="24"/>
        </w:rPr>
        <w:t>ffrey Hinton</w:t>
      </w:r>
      <w:r>
        <w:rPr>
          <w:rFonts w:ascii="宋体" w:eastAsia="宋体" w:hAnsi="宋体" w:hint="eastAsia"/>
          <w:sz w:val="24"/>
          <w:szCs w:val="24"/>
        </w:rPr>
        <w:t xml:space="preserve">、Simon Osindero和Yee-Whye </w:t>
      </w:r>
      <w:r>
        <w:rPr>
          <w:rFonts w:ascii="宋体" w:eastAsia="宋体" w:hAnsi="宋体"/>
          <w:sz w:val="24"/>
          <w:szCs w:val="24"/>
        </w:rPr>
        <w:t>The</w:t>
      </w:r>
      <w:r>
        <w:rPr>
          <w:rFonts w:ascii="宋体" w:eastAsia="宋体" w:hAnsi="宋体" w:hint="eastAsia"/>
          <w:sz w:val="24"/>
          <w:szCs w:val="24"/>
        </w:rPr>
        <w:t>发表文章，提出深度学习概念</w:t>
      </w:r>
      <w:r w:rsidR="00700D4D">
        <w:rPr>
          <w:rFonts w:ascii="宋体" w:eastAsia="宋体" w:hAnsi="宋体" w:hint="eastAsia"/>
          <w:sz w:val="24"/>
          <w:szCs w:val="24"/>
        </w:rPr>
        <w:t>[</w:t>
      </w:r>
      <w:r w:rsidR="00700D4D">
        <w:rPr>
          <w:rFonts w:ascii="宋体" w:eastAsia="宋体" w:hAnsi="宋体"/>
          <w:sz w:val="24"/>
          <w:szCs w:val="24"/>
        </w:rPr>
        <w:t>3</w:t>
      </w:r>
      <w:r w:rsidR="00700D4D">
        <w:rPr>
          <w:rFonts w:ascii="宋体" w:eastAsia="宋体" w:hAnsi="宋体" w:hint="eastAsia"/>
          <w:sz w:val="24"/>
          <w:szCs w:val="24"/>
        </w:rPr>
        <w:t>]</w:t>
      </w:r>
      <w:r>
        <w:rPr>
          <w:rFonts w:ascii="宋体" w:eastAsia="宋体" w:hAnsi="宋体" w:hint="eastAsia"/>
          <w:sz w:val="24"/>
          <w:szCs w:val="24"/>
        </w:rPr>
        <w:t>，在神经网络研究上取得了一次巨大突破，使得人们对神经网络重燃信心。</w:t>
      </w:r>
      <w:r w:rsidR="00256377">
        <w:rPr>
          <w:rFonts w:ascii="宋体" w:eastAsia="宋体" w:hAnsi="宋体" w:hint="eastAsia"/>
          <w:sz w:val="24"/>
          <w:szCs w:val="24"/>
        </w:rPr>
        <w:t>这篇文章指出在设置合适的初始权重的情况下，深层的神经网络也可以快速而有效地进行训练。神经网络的初始值可以利用有限玻尔兹曼机（Restricted Boltzmann Machine, RBM）来产生：首先在训练数据集上训练一个RBM，这个RBM输出的数据将作为第二层的训练数据集使用，通过反复训练新的RBM来最终形成一个置信网络</w:t>
      </w:r>
      <w:r w:rsidR="004A7B60">
        <w:rPr>
          <w:rFonts w:ascii="宋体" w:eastAsia="宋体" w:hAnsi="宋体" w:hint="eastAsia"/>
          <w:sz w:val="24"/>
          <w:szCs w:val="24"/>
        </w:rPr>
        <w:t>，当分类结果令人满意后，加入一个小的隐层数据集来对权重进行进一步的精细调整。这种训练方式结合了监督学习和无监督学习，因而又被称为半监督学习。</w:t>
      </w:r>
      <w:r w:rsidR="00945256">
        <w:rPr>
          <w:rFonts w:ascii="宋体" w:eastAsia="宋体" w:hAnsi="宋体" w:hint="eastAsia"/>
          <w:sz w:val="24"/>
          <w:szCs w:val="24"/>
        </w:rPr>
        <w:t>使用这种方法训练的深度置信网络在MNIST文字识别中取得了非常好的结果，远远超出仅有数层的其他神经网络。</w:t>
      </w:r>
    </w:p>
    <w:p w:rsidR="004A7B60" w:rsidRPr="00256377" w:rsidRDefault="004A7B60" w:rsidP="00365A31">
      <w:pPr>
        <w:spacing w:line="300" w:lineRule="auto"/>
        <w:ind w:firstLine="360"/>
        <w:rPr>
          <w:rFonts w:ascii="宋体" w:eastAsia="宋体" w:hAnsi="宋体"/>
          <w:sz w:val="24"/>
          <w:szCs w:val="24"/>
        </w:rPr>
      </w:pPr>
      <w:r>
        <w:rPr>
          <w:rFonts w:ascii="宋体" w:eastAsia="宋体" w:hAnsi="宋体" w:hint="eastAsia"/>
          <w:sz w:val="24"/>
          <w:szCs w:val="24"/>
        </w:rPr>
        <w:t>在深度学习概念提出后，神经网络应用变得越来越广泛，各种人工智能应用也在不断涌现出来。</w:t>
      </w:r>
      <w:r w:rsidR="00AC2488">
        <w:rPr>
          <w:rFonts w:ascii="宋体" w:eastAsia="宋体" w:hAnsi="宋体" w:hint="eastAsia"/>
          <w:sz w:val="24"/>
          <w:szCs w:val="24"/>
        </w:rPr>
        <w:t>从大体上来看，人工神经网络的发展过程就是一个不断加深网络层数，并解决随着层数加深而浮现出的网络训练问题的过程。</w:t>
      </w:r>
      <w:r w:rsidR="00325816">
        <w:rPr>
          <w:rFonts w:ascii="宋体" w:eastAsia="宋体" w:hAnsi="宋体" w:hint="eastAsia"/>
          <w:sz w:val="24"/>
          <w:szCs w:val="24"/>
        </w:rPr>
        <w:t>神经网络研究的两次低潮与两次复兴都与网络训练方法密切相关，可见网络训练对于神经网络</w:t>
      </w:r>
      <w:r w:rsidR="00325816">
        <w:rPr>
          <w:rFonts w:ascii="宋体" w:eastAsia="宋体" w:hAnsi="宋体" w:hint="eastAsia"/>
          <w:sz w:val="24"/>
          <w:szCs w:val="24"/>
        </w:rPr>
        <w:lastRenderedPageBreak/>
        <w:t>的关键性。</w:t>
      </w:r>
    </w:p>
    <w:p w:rsidR="00D616CD" w:rsidRPr="00D1304B" w:rsidRDefault="00D616CD" w:rsidP="00B34A1B">
      <w:pPr>
        <w:spacing w:line="300" w:lineRule="auto"/>
        <w:ind w:firstLine="360"/>
        <w:rPr>
          <w:rFonts w:ascii="宋体" w:eastAsia="宋体" w:hAnsi="宋体"/>
          <w:sz w:val="24"/>
          <w:szCs w:val="24"/>
        </w:rPr>
      </w:pPr>
    </w:p>
    <w:p w:rsidR="00DF254C" w:rsidRDefault="00733A07" w:rsidP="00BE651A">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 xml:space="preserve">卷积神经网络（Convolutional </w:t>
      </w:r>
      <w:r>
        <w:rPr>
          <w:rFonts w:ascii="宋体" w:eastAsia="宋体" w:hAnsi="宋体"/>
          <w:sz w:val="24"/>
          <w:szCs w:val="24"/>
        </w:rPr>
        <w:t xml:space="preserve">Neural Network, </w:t>
      </w:r>
      <w:r w:rsidR="00DF254C" w:rsidRPr="00BE651A">
        <w:rPr>
          <w:rFonts w:ascii="宋体" w:eastAsia="宋体" w:hAnsi="宋体" w:hint="eastAsia"/>
          <w:sz w:val="24"/>
          <w:szCs w:val="24"/>
        </w:rPr>
        <w:t>CNN</w:t>
      </w:r>
      <w:r>
        <w:rPr>
          <w:rFonts w:ascii="宋体" w:eastAsia="宋体" w:hAnsi="宋体" w:hint="eastAsia"/>
          <w:sz w:val="24"/>
          <w:szCs w:val="24"/>
        </w:rPr>
        <w:t>）</w:t>
      </w:r>
    </w:p>
    <w:p w:rsidR="000E1B22" w:rsidRPr="000E1B22" w:rsidRDefault="000E1B22" w:rsidP="000E1B22">
      <w:pPr>
        <w:spacing w:line="300" w:lineRule="auto"/>
        <w:rPr>
          <w:rFonts w:ascii="宋体" w:eastAsia="宋体" w:hAnsi="宋体"/>
          <w:sz w:val="24"/>
          <w:szCs w:val="24"/>
        </w:rPr>
      </w:pPr>
      <w:r>
        <w:rPr>
          <w:rFonts w:ascii="宋体" w:eastAsia="宋体" w:hAnsi="宋体" w:hint="eastAsia"/>
          <w:sz w:val="24"/>
          <w:szCs w:val="24"/>
        </w:rPr>
        <w:t>1）卷积神经网络简介</w:t>
      </w:r>
    </w:p>
    <w:p w:rsidR="00EF5347" w:rsidRPr="00EF5347" w:rsidRDefault="00D01E8F" w:rsidP="00D01E8F">
      <w:pPr>
        <w:spacing w:line="300" w:lineRule="auto"/>
        <w:ind w:firstLine="360"/>
        <w:rPr>
          <w:rFonts w:ascii="宋体" w:eastAsia="宋体" w:hAnsi="宋体"/>
          <w:sz w:val="24"/>
          <w:szCs w:val="24"/>
        </w:rPr>
      </w:pPr>
      <w:r w:rsidRPr="00D01E8F">
        <w:rPr>
          <w:rFonts w:ascii="宋体" w:eastAsia="宋体" w:hAnsi="宋体" w:hint="eastAsia"/>
          <w:sz w:val="24"/>
          <w:szCs w:val="24"/>
        </w:rPr>
        <w:t>卷积神经网络是一类深度的前向人工神经网络，在视觉相关的应用中有很好的效果</w:t>
      </w:r>
      <w:r>
        <w:rPr>
          <w:rFonts w:ascii="宋体" w:eastAsia="宋体" w:hAnsi="宋体" w:hint="eastAsia"/>
          <w:sz w:val="24"/>
          <w:szCs w:val="24"/>
        </w:rPr>
        <w:t>。</w:t>
      </w:r>
      <w:r w:rsidR="00EF5347">
        <w:rPr>
          <w:rFonts w:ascii="宋体" w:eastAsia="宋体" w:hAnsi="宋体" w:hint="eastAsia"/>
          <w:sz w:val="24"/>
          <w:szCs w:val="24"/>
        </w:rPr>
        <w:t>相比于其他的图像分类算法，CNN不需要对图像进行太多的预处理。这意味着CNN可以学习传统算法中需要手工编程的特征</w:t>
      </w:r>
      <w:r w:rsidR="008C2CD9">
        <w:rPr>
          <w:rFonts w:ascii="宋体" w:eastAsia="宋体" w:hAnsi="宋体" w:hint="eastAsia"/>
          <w:sz w:val="24"/>
          <w:szCs w:val="24"/>
        </w:rPr>
        <w:t>，这种不需要预备知识和人力参与的特点是CNN的一个重要优点。</w:t>
      </w:r>
    </w:p>
    <w:p w:rsidR="008D3567" w:rsidRDefault="00191984" w:rsidP="008D3567">
      <w:pPr>
        <w:spacing w:line="300" w:lineRule="auto"/>
        <w:ind w:firstLine="360"/>
        <w:rPr>
          <w:rFonts w:ascii="宋体" w:eastAsia="宋体" w:hAnsi="宋体"/>
          <w:sz w:val="24"/>
          <w:szCs w:val="24"/>
        </w:rPr>
      </w:pPr>
      <w:r>
        <w:rPr>
          <w:rFonts w:ascii="宋体" w:eastAsia="宋体" w:hAnsi="宋体"/>
          <w:sz w:val="24"/>
          <w:szCs w:val="24"/>
        </w:rPr>
        <w:t>在</w:t>
      </w:r>
      <w:r>
        <w:rPr>
          <w:rFonts w:ascii="宋体" w:eastAsia="宋体" w:hAnsi="宋体" w:hint="eastAsia"/>
          <w:sz w:val="24"/>
          <w:szCs w:val="24"/>
        </w:rPr>
        <w:t>20世纪50到60年代，神经生理学家</w:t>
      </w:r>
      <w:r>
        <w:rPr>
          <w:rFonts w:ascii="宋体" w:eastAsia="宋体" w:hAnsi="宋体"/>
          <w:sz w:val="24"/>
          <w:szCs w:val="24"/>
        </w:rPr>
        <w:t>Hubel和</w:t>
      </w:r>
      <w:r>
        <w:rPr>
          <w:rFonts w:ascii="宋体" w:eastAsia="宋体" w:hAnsi="宋体" w:hint="eastAsia"/>
          <w:sz w:val="24"/>
          <w:szCs w:val="24"/>
        </w:rPr>
        <w:t>Wesel发现猫和猴子的视觉皮层中的神经元只对视野中一小块区域有响应，这块区域称为该神经元的感受野。</w:t>
      </w:r>
      <w:r w:rsidR="007047F2">
        <w:rPr>
          <w:rFonts w:ascii="宋体" w:eastAsia="宋体" w:hAnsi="宋体" w:hint="eastAsia"/>
          <w:sz w:val="24"/>
          <w:szCs w:val="24"/>
        </w:rPr>
        <w:t>Hubel和Wesel发现相邻的视神经细胞之间具有相似且部分重叠的感受野；在整个视觉皮层中，感受野的位置与大小随神经元所处的位置系统地变化，并最终组成视野区域的完整映射</w:t>
      </w:r>
      <w:r w:rsidR="002A6A2A">
        <w:rPr>
          <w:rFonts w:ascii="宋体" w:eastAsia="宋体" w:hAnsi="宋体" w:hint="eastAsia"/>
          <w:sz w:val="24"/>
          <w:szCs w:val="24"/>
        </w:rPr>
        <w:t>[</w:t>
      </w:r>
      <w:r w:rsidR="002A6A2A">
        <w:rPr>
          <w:rFonts w:ascii="宋体" w:eastAsia="宋体" w:hAnsi="宋体"/>
          <w:sz w:val="24"/>
          <w:szCs w:val="24"/>
        </w:rPr>
        <w:t>14</w:t>
      </w:r>
      <w:r w:rsidR="002A6A2A">
        <w:rPr>
          <w:rFonts w:ascii="宋体" w:eastAsia="宋体" w:hAnsi="宋体" w:hint="eastAsia"/>
          <w:sz w:val="24"/>
          <w:szCs w:val="24"/>
        </w:rPr>
        <w:t>]</w:t>
      </w:r>
      <w:r w:rsidR="007047F2">
        <w:rPr>
          <w:rFonts w:ascii="宋体" w:eastAsia="宋体" w:hAnsi="宋体" w:hint="eastAsia"/>
          <w:sz w:val="24"/>
          <w:szCs w:val="24"/>
        </w:rPr>
        <w:t>。</w:t>
      </w:r>
      <w:r w:rsidR="002A6A2A">
        <w:rPr>
          <w:rFonts w:ascii="宋体" w:eastAsia="宋体" w:hAnsi="宋体" w:hint="eastAsia"/>
          <w:sz w:val="24"/>
          <w:szCs w:val="24"/>
        </w:rPr>
        <w:t>此后的研究</w:t>
      </w:r>
      <w:r w:rsidR="0020605E">
        <w:rPr>
          <w:rFonts w:ascii="宋体" w:eastAsia="宋体" w:hAnsi="宋体" w:hint="eastAsia"/>
          <w:sz w:val="24"/>
          <w:szCs w:val="24"/>
        </w:rPr>
        <w:t>发现</w:t>
      </w:r>
      <w:r w:rsidR="00CA75AF">
        <w:rPr>
          <w:rFonts w:ascii="宋体" w:eastAsia="宋体" w:hAnsi="宋体" w:hint="eastAsia"/>
          <w:sz w:val="24"/>
          <w:szCs w:val="24"/>
        </w:rPr>
        <w:t>视觉皮层中有两类细胞，其中一类</w:t>
      </w:r>
      <w:r w:rsidR="0020605E">
        <w:rPr>
          <w:rFonts w:ascii="宋体" w:eastAsia="宋体" w:hAnsi="宋体" w:hint="eastAsia"/>
          <w:sz w:val="24"/>
          <w:szCs w:val="24"/>
        </w:rPr>
        <w:t>细胞感受野较小，当有物体位于感受野正中央时细胞活跃程度最大，称为简单细胞；另一类细胞感受野范围较大，只要有物体进去感受野这类细胞就会活跃，但是对物体在感受野中所处的位置并不敏感，这类细胞称为复杂细胞。</w:t>
      </w:r>
      <w:r w:rsidR="004F488F">
        <w:rPr>
          <w:rFonts w:ascii="宋体" w:eastAsia="宋体" w:hAnsi="宋体" w:hint="eastAsia"/>
          <w:sz w:val="24"/>
          <w:szCs w:val="24"/>
        </w:rPr>
        <w:t>两类细胞的特性导致的结果是，</w:t>
      </w:r>
      <w:r w:rsidR="0020605E">
        <w:rPr>
          <w:rFonts w:ascii="宋体" w:eastAsia="宋体" w:hAnsi="宋体" w:hint="eastAsia"/>
          <w:sz w:val="24"/>
          <w:szCs w:val="24"/>
        </w:rPr>
        <w:t>简单细胞可以用于精确定位，复杂细胞可以用于快速筛选。</w:t>
      </w:r>
    </w:p>
    <w:p w:rsidR="003B4745" w:rsidRDefault="006327F5" w:rsidP="008D3567">
      <w:pPr>
        <w:spacing w:line="300" w:lineRule="auto"/>
        <w:ind w:firstLine="360"/>
        <w:rPr>
          <w:rFonts w:ascii="宋体" w:eastAsia="宋体" w:hAnsi="宋体"/>
          <w:sz w:val="24"/>
          <w:szCs w:val="24"/>
        </w:rPr>
      </w:pPr>
      <w:r>
        <w:rPr>
          <w:rFonts w:ascii="宋体" w:eastAsia="宋体" w:hAnsi="宋体"/>
          <w:sz w:val="24"/>
          <w:szCs w:val="24"/>
        </w:rPr>
        <w:t>受</w:t>
      </w:r>
      <w:r>
        <w:rPr>
          <w:rFonts w:ascii="宋体" w:eastAsia="宋体" w:hAnsi="宋体" w:hint="eastAsia"/>
          <w:sz w:val="24"/>
          <w:szCs w:val="24"/>
        </w:rPr>
        <w:t>Hubel和Wesel的工作启发，Kunihiko Fukushima在80年代提出了新感知机（Neocognitron）的模型</w:t>
      </w:r>
      <w:r w:rsidR="00FB21A2">
        <w:rPr>
          <w:rFonts w:ascii="宋体" w:eastAsia="宋体" w:hAnsi="宋体" w:hint="eastAsia"/>
          <w:sz w:val="24"/>
          <w:szCs w:val="24"/>
        </w:rPr>
        <w:t>[</w:t>
      </w:r>
      <w:r w:rsidR="00FB21A2">
        <w:rPr>
          <w:rFonts w:ascii="宋体" w:eastAsia="宋体" w:hAnsi="宋体"/>
          <w:sz w:val="24"/>
          <w:szCs w:val="24"/>
        </w:rPr>
        <w:t>15</w:t>
      </w:r>
      <w:r w:rsidR="00FB21A2">
        <w:rPr>
          <w:rFonts w:ascii="宋体" w:eastAsia="宋体" w:hAnsi="宋体" w:hint="eastAsia"/>
          <w:sz w:val="24"/>
          <w:szCs w:val="24"/>
        </w:rPr>
        <w:t>]</w:t>
      </w:r>
      <w:r>
        <w:rPr>
          <w:rFonts w:ascii="宋体" w:eastAsia="宋体" w:hAnsi="宋体" w:hint="eastAsia"/>
          <w:sz w:val="24"/>
          <w:szCs w:val="24"/>
        </w:rPr>
        <w:t>。这是一个层次化的多层人工神经网络模型，主要用于手写文字识别和其他的模式识别任务，并对此后卷积神经网络的提出有所启发。</w:t>
      </w:r>
      <w:r w:rsidR="004F488F">
        <w:rPr>
          <w:rFonts w:ascii="宋体" w:eastAsia="宋体" w:hAnsi="宋体" w:hint="eastAsia"/>
          <w:sz w:val="24"/>
          <w:szCs w:val="24"/>
        </w:rPr>
        <w:t>新感知机参考了视觉皮层中简单细胞与复杂细胞的分类</w:t>
      </w:r>
      <w:r w:rsidR="00666E2A">
        <w:rPr>
          <w:rFonts w:ascii="宋体" w:eastAsia="宋体" w:hAnsi="宋体" w:hint="eastAsia"/>
          <w:sz w:val="24"/>
          <w:szCs w:val="24"/>
        </w:rPr>
        <w:t>，在网络中使用了两种不同的神经元模型：一类称为S-cell，用于提取局部特征；另一类称为C-cell，用于将局部特征进行变形与整合。这种提取局部特征进行整合从而得到全局特征的方法启发了后来的LeNet和SIFT等模型。</w:t>
      </w:r>
    </w:p>
    <w:p w:rsidR="00666E2A" w:rsidRDefault="005108FE" w:rsidP="008D3567">
      <w:pPr>
        <w:spacing w:line="300" w:lineRule="auto"/>
        <w:ind w:firstLine="360"/>
        <w:rPr>
          <w:rFonts w:ascii="宋体" w:eastAsia="宋体" w:hAnsi="宋体"/>
          <w:sz w:val="24"/>
          <w:szCs w:val="24"/>
        </w:rPr>
      </w:pPr>
      <w:r>
        <w:rPr>
          <w:rFonts w:ascii="宋体" w:eastAsia="宋体" w:hAnsi="宋体" w:hint="eastAsia"/>
          <w:sz w:val="24"/>
          <w:szCs w:val="24"/>
        </w:rPr>
        <w:t>1998年，</w:t>
      </w:r>
      <w:r w:rsidR="00A050FA">
        <w:rPr>
          <w:rFonts w:ascii="宋体" w:eastAsia="宋体" w:hAnsi="宋体" w:hint="eastAsia"/>
          <w:sz w:val="24"/>
          <w:szCs w:val="24"/>
        </w:rPr>
        <w:t>LeCun提出了LeNet-5</w:t>
      </w:r>
      <w:r w:rsidR="0035349C">
        <w:rPr>
          <w:rFonts w:ascii="宋体" w:eastAsia="宋体" w:hAnsi="宋体"/>
          <w:sz w:val="24"/>
          <w:szCs w:val="24"/>
        </w:rPr>
        <w:t>[16]</w:t>
      </w:r>
      <w:r w:rsidR="00157467">
        <w:rPr>
          <w:rFonts w:ascii="宋体" w:eastAsia="宋体" w:hAnsi="宋体" w:hint="eastAsia"/>
          <w:sz w:val="24"/>
          <w:szCs w:val="24"/>
        </w:rPr>
        <w:t>，</w:t>
      </w:r>
      <w:r w:rsidR="00A050FA">
        <w:rPr>
          <w:rFonts w:ascii="宋体" w:eastAsia="宋体" w:hAnsi="宋体" w:hint="eastAsia"/>
          <w:sz w:val="24"/>
          <w:szCs w:val="24"/>
        </w:rPr>
        <w:t>这是一个7层的卷积神经网络模型</w:t>
      </w:r>
      <w:r w:rsidR="00426D14">
        <w:rPr>
          <w:rFonts w:ascii="宋体" w:eastAsia="宋体" w:hAnsi="宋体" w:hint="eastAsia"/>
          <w:sz w:val="24"/>
          <w:szCs w:val="24"/>
        </w:rPr>
        <w:t>，也是大多数现代卷积神经网络模型的雏形</w:t>
      </w:r>
      <w:r w:rsidR="00157467">
        <w:rPr>
          <w:rFonts w:ascii="宋体" w:eastAsia="宋体" w:hAnsi="宋体" w:hint="eastAsia"/>
          <w:sz w:val="24"/>
          <w:szCs w:val="24"/>
        </w:rPr>
        <w:t>。</w:t>
      </w:r>
      <w:r w:rsidR="0026113E">
        <w:rPr>
          <w:rFonts w:ascii="宋体" w:eastAsia="宋体" w:hAnsi="宋体" w:hint="eastAsia"/>
          <w:sz w:val="24"/>
          <w:szCs w:val="24"/>
        </w:rPr>
        <w:t>LeNet-5</w:t>
      </w:r>
      <w:r w:rsidR="00FB1D00">
        <w:rPr>
          <w:rFonts w:ascii="宋体" w:eastAsia="宋体" w:hAnsi="宋体" w:hint="eastAsia"/>
          <w:sz w:val="24"/>
          <w:szCs w:val="24"/>
        </w:rPr>
        <w:t>对数字判断的准确性较高，</w:t>
      </w:r>
      <w:r w:rsidR="0026113E">
        <w:rPr>
          <w:rFonts w:ascii="宋体" w:eastAsia="宋体" w:hAnsi="宋体" w:hint="eastAsia"/>
          <w:sz w:val="24"/>
          <w:szCs w:val="24"/>
        </w:rPr>
        <w:t>曾被美国数家银行用来识别支票上的手写数字</w:t>
      </w:r>
      <w:r w:rsidR="00157467">
        <w:rPr>
          <w:rFonts w:ascii="宋体" w:eastAsia="宋体" w:hAnsi="宋体" w:hint="eastAsia"/>
          <w:sz w:val="24"/>
          <w:szCs w:val="24"/>
        </w:rPr>
        <w:t>，成为了卷积神经网络应用中的先驱</w:t>
      </w:r>
      <w:r w:rsidR="00FB1D00">
        <w:rPr>
          <w:rFonts w:ascii="宋体" w:eastAsia="宋体" w:hAnsi="宋体" w:hint="eastAsia"/>
          <w:sz w:val="24"/>
          <w:szCs w:val="24"/>
        </w:rPr>
        <w:t>。</w:t>
      </w:r>
      <w:r w:rsidR="00157467">
        <w:rPr>
          <w:rFonts w:ascii="宋体" w:eastAsia="宋体" w:hAnsi="宋体" w:hint="eastAsia"/>
          <w:sz w:val="24"/>
          <w:szCs w:val="24"/>
        </w:rPr>
        <w:t>LeNet-5的输入图像为32x32大小，大于MNIST数据库中最大的字母，这样做是希望笔画断点或角点等潜在的明显特征能够出现在感受野的中心。如果希望进一步提高输入图像的分辨率，LeNet-5需要增加更多的卷积层，对当时的计算能力来说这很困难。</w:t>
      </w:r>
    </w:p>
    <w:p w:rsidR="00574F5C" w:rsidRDefault="00574F5C" w:rsidP="008D3567">
      <w:pPr>
        <w:spacing w:line="300" w:lineRule="auto"/>
        <w:ind w:firstLine="360"/>
        <w:rPr>
          <w:rFonts w:ascii="宋体" w:eastAsia="宋体" w:hAnsi="宋体"/>
          <w:sz w:val="24"/>
          <w:szCs w:val="24"/>
        </w:rPr>
      </w:pPr>
      <w:r>
        <w:rPr>
          <w:rFonts w:ascii="宋体" w:eastAsia="宋体" w:hAnsi="宋体" w:hint="eastAsia"/>
          <w:sz w:val="24"/>
          <w:szCs w:val="24"/>
        </w:rPr>
        <w:t>2005年，Dave Steinkrau等人提出将GPGPU应用于机器学习中</w:t>
      </w:r>
      <w:r w:rsidR="006313B4">
        <w:rPr>
          <w:rFonts w:ascii="宋体" w:eastAsia="宋体" w:hAnsi="宋体" w:hint="eastAsia"/>
          <w:sz w:val="24"/>
          <w:szCs w:val="24"/>
        </w:rPr>
        <w:t>[</w:t>
      </w:r>
      <w:r w:rsidR="006313B4">
        <w:rPr>
          <w:rFonts w:ascii="宋体" w:eastAsia="宋体" w:hAnsi="宋体"/>
          <w:sz w:val="24"/>
          <w:szCs w:val="24"/>
        </w:rPr>
        <w:t>17</w:t>
      </w:r>
      <w:r w:rsidR="006313B4">
        <w:rPr>
          <w:rFonts w:ascii="宋体" w:eastAsia="宋体" w:hAnsi="宋体" w:hint="eastAsia"/>
          <w:sz w:val="24"/>
          <w:szCs w:val="24"/>
        </w:rPr>
        <w:t>]</w:t>
      </w:r>
      <w:r>
        <w:rPr>
          <w:rFonts w:ascii="宋体" w:eastAsia="宋体" w:hAnsi="宋体" w:hint="eastAsia"/>
          <w:sz w:val="24"/>
          <w:szCs w:val="24"/>
        </w:rPr>
        <w:t>，此后许多研究者提出了利用GPGPU来加快卷积神经网络训练过程的方法，这其中就包括了Hinton等人提出的深度学习方法。</w:t>
      </w:r>
      <w:r w:rsidR="000E1B22">
        <w:rPr>
          <w:rFonts w:ascii="宋体" w:eastAsia="宋体" w:hAnsi="宋体" w:hint="eastAsia"/>
          <w:sz w:val="24"/>
          <w:szCs w:val="24"/>
        </w:rPr>
        <w:t>在GPGPU获得广泛应用后，卷积神经网络也在很多应用领域中取得了优秀的成果，例如谷歌公司的AlphaGo使用卷积神经</w:t>
      </w:r>
      <w:r w:rsidR="000E1B22">
        <w:rPr>
          <w:rFonts w:ascii="宋体" w:eastAsia="宋体" w:hAnsi="宋体" w:hint="eastAsia"/>
          <w:sz w:val="24"/>
          <w:szCs w:val="24"/>
        </w:rPr>
        <w:lastRenderedPageBreak/>
        <w:t>网络来学习围棋棋谱。</w:t>
      </w:r>
    </w:p>
    <w:p w:rsidR="000E1B22" w:rsidRDefault="000E1B22" w:rsidP="008D3567">
      <w:pPr>
        <w:spacing w:line="300" w:lineRule="auto"/>
        <w:ind w:firstLine="360"/>
        <w:rPr>
          <w:rFonts w:ascii="宋体" w:eastAsia="宋体" w:hAnsi="宋体"/>
          <w:sz w:val="24"/>
          <w:szCs w:val="24"/>
        </w:rPr>
      </w:pPr>
    </w:p>
    <w:p w:rsidR="000E1B22" w:rsidRPr="00666E2A" w:rsidRDefault="000E1B22" w:rsidP="000E1B22">
      <w:pPr>
        <w:spacing w:line="300" w:lineRule="auto"/>
        <w:rPr>
          <w:rFonts w:ascii="宋体" w:eastAsia="宋体" w:hAnsi="宋体"/>
          <w:sz w:val="24"/>
          <w:szCs w:val="24"/>
        </w:rPr>
      </w:pPr>
      <w:r>
        <w:rPr>
          <w:rFonts w:ascii="宋体" w:eastAsia="宋体" w:hAnsi="宋体" w:hint="eastAsia"/>
          <w:sz w:val="24"/>
          <w:szCs w:val="24"/>
        </w:rPr>
        <w:t>2）卷积神经网络的结构</w:t>
      </w:r>
    </w:p>
    <w:p w:rsidR="000379D8" w:rsidRDefault="000379D8" w:rsidP="000379D8">
      <w:pPr>
        <w:spacing w:line="300" w:lineRule="auto"/>
        <w:ind w:firstLine="360"/>
        <w:rPr>
          <w:rFonts w:ascii="宋体" w:eastAsia="宋体" w:hAnsi="宋体"/>
          <w:sz w:val="24"/>
          <w:szCs w:val="24"/>
        </w:rPr>
      </w:pPr>
      <w:r>
        <w:rPr>
          <w:rFonts w:ascii="宋体" w:eastAsia="宋体" w:hAnsi="宋体"/>
          <w:sz w:val="24"/>
          <w:szCs w:val="24"/>
        </w:rPr>
        <w:t>卷积神经网络在结构上和传统的多层感知机</w:t>
      </w:r>
      <w:r w:rsidR="004B7562">
        <w:rPr>
          <w:rFonts w:ascii="宋体" w:eastAsia="宋体" w:hAnsi="宋体"/>
          <w:sz w:val="24"/>
          <w:szCs w:val="24"/>
        </w:rPr>
        <w:t>比较接近</w:t>
      </w:r>
      <w:r w:rsidR="004B7562">
        <w:rPr>
          <w:rFonts w:ascii="宋体" w:eastAsia="宋体" w:hAnsi="宋体" w:hint="eastAsia"/>
          <w:sz w:val="24"/>
          <w:szCs w:val="24"/>
        </w:rPr>
        <w:t>，</w:t>
      </w:r>
      <w:r w:rsidR="004B7562">
        <w:rPr>
          <w:rFonts w:ascii="宋体" w:eastAsia="宋体" w:hAnsi="宋体"/>
          <w:sz w:val="24"/>
          <w:szCs w:val="24"/>
        </w:rPr>
        <w:t>可以认为是多层感知机的一个生物学变种</w:t>
      </w:r>
      <w:r w:rsidR="004B7562">
        <w:rPr>
          <w:rFonts w:ascii="宋体" w:eastAsia="宋体" w:hAnsi="宋体" w:hint="eastAsia"/>
          <w:sz w:val="24"/>
          <w:szCs w:val="24"/>
        </w:rPr>
        <w:t>。</w:t>
      </w:r>
      <w:r w:rsidR="004B7562">
        <w:rPr>
          <w:rFonts w:ascii="宋体" w:eastAsia="宋体" w:hAnsi="宋体"/>
          <w:sz w:val="24"/>
          <w:szCs w:val="24"/>
        </w:rPr>
        <w:t>相比多层感知机</w:t>
      </w:r>
      <w:r w:rsidR="004B7562">
        <w:rPr>
          <w:rFonts w:ascii="宋体" w:eastAsia="宋体" w:hAnsi="宋体" w:hint="eastAsia"/>
          <w:sz w:val="24"/>
          <w:szCs w:val="24"/>
        </w:rPr>
        <w:t>，</w:t>
      </w:r>
      <w:r w:rsidR="004B7562">
        <w:rPr>
          <w:rFonts w:ascii="宋体" w:eastAsia="宋体" w:hAnsi="宋体"/>
          <w:sz w:val="24"/>
          <w:szCs w:val="24"/>
        </w:rPr>
        <w:t>卷积神经网络有以下独特的特征</w:t>
      </w:r>
      <w:r w:rsidR="004B7562">
        <w:rPr>
          <w:rFonts w:ascii="宋体" w:eastAsia="宋体" w:hAnsi="宋体" w:hint="eastAsia"/>
          <w:sz w:val="24"/>
          <w:szCs w:val="24"/>
        </w:rPr>
        <w:t>：</w:t>
      </w:r>
    </w:p>
    <w:p w:rsidR="004B7562" w:rsidRDefault="00F075C0" w:rsidP="004B7562">
      <w:pPr>
        <w:pStyle w:val="a3"/>
        <w:numPr>
          <w:ilvl w:val="0"/>
          <w:numId w:val="6"/>
        </w:numPr>
        <w:spacing w:line="300" w:lineRule="auto"/>
        <w:ind w:firstLineChars="0"/>
        <w:rPr>
          <w:rFonts w:ascii="宋体" w:eastAsia="宋体" w:hAnsi="宋体"/>
          <w:sz w:val="24"/>
          <w:szCs w:val="24"/>
        </w:rPr>
      </w:pPr>
      <w:r>
        <w:rPr>
          <w:rFonts w:ascii="宋体" w:eastAsia="宋体" w:hAnsi="宋体" w:hint="eastAsia"/>
          <w:sz w:val="24"/>
          <w:szCs w:val="24"/>
        </w:rPr>
        <w:t>三维神经元：</w:t>
      </w:r>
      <w:r w:rsidR="00066FC5">
        <w:rPr>
          <w:rFonts w:ascii="宋体" w:eastAsia="宋体" w:hAnsi="宋体" w:hint="eastAsia"/>
          <w:sz w:val="24"/>
          <w:szCs w:val="24"/>
        </w:rPr>
        <w:t>CNN中的神经元有三个维度，width，height和depth，这里depth并不是指神经网络的深度，而是神经元的属性。</w:t>
      </w:r>
    </w:p>
    <w:p w:rsidR="00F075C0" w:rsidRDefault="00F075C0" w:rsidP="004B7562">
      <w:pPr>
        <w:pStyle w:val="a3"/>
        <w:numPr>
          <w:ilvl w:val="0"/>
          <w:numId w:val="6"/>
        </w:numPr>
        <w:spacing w:line="300" w:lineRule="auto"/>
        <w:ind w:firstLineChars="0"/>
        <w:rPr>
          <w:rFonts w:ascii="宋体" w:eastAsia="宋体" w:hAnsi="宋体"/>
          <w:sz w:val="24"/>
          <w:szCs w:val="24"/>
        </w:rPr>
      </w:pPr>
      <w:r>
        <w:rPr>
          <w:rFonts w:ascii="宋体" w:eastAsia="宋体" w:hAnsi="宋体"/>
          <w:sz w:val="24"/>
          <w:szCs w:val="24"/>
        </w:rPr>
        <w:t>局部连接</w:t>
      </w:r>
      <w:r>
        <w:rPr>
          <w:rFonts w:ascii="宋体" w:eastAsia="宋体" w:hAnsi="宋体" w:hint="eastAsia"/>
          <w:sz w:val="24"/>
          <w:szCs w:val="24"/>
        </w:rPr>
        <w:t>：</w:t>
      </w:r>
      <w:r w:rsidR="00966173">
        <w:rPr>
          <w:rFonts w:ascii="宋体" w:eastAsia="宋体" w:hAnsi="宋体" w:hint="eastAsia"/>
          <w:sz w:val="24"/>
          <w:szCs w:val="24"/>
        </w:rPr>
        <w:t>按视觉皮层中神经元细胞的感受野概念，CNN中神经元只和前一层的一小部分相连接。</w:t>
      </w:r>
    </w:p>
    <w:p w:rsidR="00F075C0" w:rsidRPr="004B7562" w:rsidRDefault="00F075C0" w:rsidP="004B7562">
      <w:pPr>
        <w:pStyle w:val="a3"/>
        <w:numPr>
          <w:ilvl w:val="0"/>
          <w:numId w:val="6"/>
        </w:numPr>
        <w:spacing w:line="300" w:lineRule="auto"/>
        <w:ind w:firstLineChars="0"/>
        <w:rPr>
          <w:rFonts w:ascii="宋体" w:eastAsia="宋体" w:hAnsi="宋体"/>
          <w:sz w:val="24"/>
          <w:szCs w:val="24"/>
        </w:rPr>
      </w:pPr>
      <w:r>
        <w:rPr>
          <w:rFonts w:ascii="宋体" w:eastAsia="宋体" w:hAnsi="宋体"/>
          <w:sz w:val="24"/>
          <w:szCs w:val="24"/>
        </w:rPr>
        <w:t>共享权值</w:t>
      </w:r>
      <w:r>
        <w:rPr>
          <w:rFonts w:ascii="宋体" w:eastAsia="宋体" w:hAnsi="宋体" w:hint="eastAsia"/>
          <w:sz w:val="24"/>
          <w:szCs w:val="24"/>
        </w:rPr>
        <w:t>：</w:t>
      </w:r>
      <w:r w:rsidR="00B16928">
        <w:rPr>
          <w:rFonts w:ascii="宋体" w:eastAsia="宋体" w:hAnsi="宋体" w:hint="eastAsia"/>
          <w:sz w:val="24"/>
          <w:szCs w:val="24"/>
        </w:rPr>
        <w:t>CNN中</w:t>
      </w:r>
      <w:r w:rsidR="00BB0AAE">
        <w:rPr>
          <w:rFonts w:ascii="宋体" w:eastAsia="宋体" w:hAnsi="宋体" w:hint="eastAsia"/>
          <w:sz w:val="24"/>
          <w:szCs w:val="24"/>
        </w:rPr>
        <w:t>相同深度维度上的神经元会共享同一组权值，共享权值的这些神经元会响应同种类的特征，这些神经元称为一个深度</w:t>
      </w:r>
      <w:r w:rsidR="001818E6">
        <w:rPr>
          <w:rFonts w:ascii="宋体" w:eastAsia="宋体" w:hAnsi="宋体" w:hint="eastAsia"/>
          <w:sz w:val="24"/>
          <w:szCs w:val="24"/>
        </w:rPr>
        <w:t>切</w:t>
      </w:r>
      <w:r w:rsidR="00BB0AAE">
        <w:rPr>
          <w:rFonts w:ascii="宋体" w:eastAsia="宋体" w:hAnsi="宋体" w:hint="eastAsia"/>
          <w:sz w:val="24"/>
          <w:szCs w:val="24"/>
        </w:rPr>
        <w:t>片（depth slice）。</w:t>
      </w:r>
      <w:r w:rsidR="00B16928">
        <w:rPr>
          <w:rFonts w:ascii="宋体" w:eastAsia="宋体" w:hAnsi="宋体" w:hint="eastAsia"/>
          <w:sz w:val="24"/>
          <w:szCs w:val="24"/>
        </w:rPr>
        <w:t>这种共享权值的方式使得特征的发现不依赖于特征在视野中的出现位置，保证了特征的平移不变性。</w:t>
      </w:r>
    </w:p>
    <w:p w:rsidR="008D3567" w:rsidRDefault="000E1B22" w:rsidP="000379D8">
      <w:pPr>
        <w:spacing w:line="300" w:lineRule="auto"/>
        <w:ind w:firstLine="360"/>
        <w:rPr>
          <w:rFonts w:ascii="宋体" w:eastAsia="宋体" w:hAnsi="宋体"/>
          <w:sz w:val="24"/>
          <w:szCs w:val="24"/>
        </w:rPr>
      </w:pPr>
      <w:r w:rsidRPr="000379D8">
        <w:rPr>
          <w:rFonts w:ascii="宋体" w:eastAsia="宋体" w:hAnsi="宋体"/>
          <w:sz w:val="24"/>
          <w:szCs w:val="24"/>
        </w:rPr>
        <w:t>卷积神经网络通常包括</w:t>
      </w:r>
      <w:r w:rsidR="000379D8" w:rsidRPr="000379D8">
        <w:rPr>
          <w:rFonts w:ascii="宋体" w:eastAsia="宋体" w:hAnsi="宋体"/>
          <w:sz w:val="24"/>
          <w:szCs w:val="24"/>
        </w:rPr>
        <w:t>五个层</w:t>
      </w:r>
      <w:r w:rsidR="000379D8" w:rsidRPr="000379D8">
        <w:rPr>
          <w:rFonts w:ascii="宋体" w:eastAsia="宋体" w:hAnsi="宋体" w:hint="eastAsia"/>
          <w:sz w:val="24"/>
          <w:szCs w:val="24"/>
        </w:rPr>
        <w:t>，</w:t>
      </w:r>
      <w:r w:rsidR="000379D8" w:rsidRPr="000379D8">
        <w:rPr>
          <w:rFonts w:ascii="宋体" w:eastAsia="宋体" w:hAnsi="宋体"/>
          <w:sz w:val="24"/>
          <w:szCs w:val="24"/>
        </w:rPr>
        <w:t>分别是提取特征运算的卷积层</w:t>
      </w:r>
      <w:r w:rsidR="0077629F">
        <w:rPr>
          <w:rFonts w:ascii="宋体" w:eastAsia="宋体" w:hAnsi="宋体" w:hint="eastAsia"/>
          <w:sz w:val="24"/>
          <w:szCs w:val="24"/>
        </w:rPr>
        <w:t>、</w:t>
      </w:r>
      <w:r w:rsidR="0077629F">
        <w:rPr>
          <w:rFonts w:ascii="宋体" w:eastAsia="宋体" w:hAnsi="宋体"/>
          <w:sz w:val="24"/>
          <w:szCs w:val="24"/>
        </w:rPr>
        <w:t>进行数据抽样的池化层</w:t>
      </w:r>
      <w:r w:rsidR="000379D8" w:rsidRPr="000379D8">
        <w:rPr>
          <w:rFonts w:ascii="宋体" w:eastAsia="宋体" w:hAnsi="宋体" w:hint="eastAsia"/>
          <w:sz w:val="24"/>
          <w:szCs w:val="24"/>
        </w:rPr>
        <w:t>、</w:t>
      </w:r>
      <w:r w:rsidR="000379D8" w:rsidRPr="000379D8">
        <w:rPr>
          <w:rFonts w:ascii="宋体" w:eastAsia="宋体" w:hAnsi="宋体"/>
          <w:sz w:val="24"/>
          <w:szCs w:val="24"/>
        </w:rPr>
        <w:t>进行分类操作的全连接层</w:t>
      </w:r>
      <w:r w:rsidR="000379D8">
        <w:rPr>
          <w:rFonts w:ascii="宋体" w:eastAsia="宋体" w:hAnsi="宋体"/>
          <w:sz w:val="24"/>
          <w:szCs w:val="24"/>
        </w:rPr>
        <w:t>以及控制输出的激活层</w:t>
      </w:r>
      <w:r w:rsidR="000379D8">
        <w:rPr>
          <w:rFonts w:ascii="宋体" w:eastAsia="宋体" w:hAnsi="宋体" w:hint="eastAsia"/>
          <w:sz w:val="24"/>
          <w:szCs w:val="24"/>
        </w:rPr>
        <w:t>。</w:t>
      </w:r>
    </w:p>
    <w:p w:rsidR="003671C0" w:rsidRDefault="0028024F" w:rsidP="0028024F">
      <w:pPr>
        <w:spacing w:line="300" w:lineRule="auto"/>
        <w:rPr>
          <w:rFonts w:ascii="宋体" w:eastAsia="宋体" w:hAnsi="宋体"/>
          <w:sz w:val="24"/>
          <w:szCs w:val="24"/>
        </w:rPr>
      </w:pPr>
      <w:r>
        <w:rPr>
          <w:noProof/>
        </w:rPr>
        <w:drawing>
          <wp:inline distT="0" distB="0" distL="0" distR="0">
            <wp:extent cx="5274310" cy="1622468"/>
            <wp:effectExtent l="0" t="0" r="2540" b="0"/>
            <wp:docPr id="8" name="图片 8" descr="https://upload.wikimedia.org/wikipedia/commons/thumb/6/63/Typical_cnn.png/1024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3/Typical_cnn.png/1024px-Typical_cn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22468"/>
                    </a:xfrm>
                    <a:prstGeom prst="rect">
                      <a:avLst/>
                    </a:prstGeom>
                    <a:noFill/>
                    <a:ln>
                      <a:noFill/>
                    </a:ln>
                  </pic:spPr>
                </pic:pic>
              </a:graphicData>
            </a:graphic>
          </wp:inline>
        </w:drawing>
      </w:r>
    </w:p>
    <w:p w:rsidR="0028024F" w:rsidRDefault="0028024F" w:rsidP="0028024F">
      <w:pPr>
        <w:spacing w:line="300" w:lineRule="auto"/>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：典型的</w:t>
      </w:r>
      <w:r>
        <w:rPr>
          <w:rFonts w:ascii="宋体" w:eastAsia="宋体" w:hAnsi="宋体"/>
          <w:sz w:val="24"/>
          <w:szCs w:val="24"/>
        </w:rPr>
        <w:t>卷积神经网络结构</w:t>
      </w:r>
    </w:p>
    <w:p w:rsidR="00B8588E" w:rsidRDefault="000379D8" w:rsidP="00B8588E">
      <w:pPr>
        <w:spacing w:line="300" w:lineRule="auto"/>
        <w:ind w:firstLine="360"/>
        <w:rPr>
          <w:rFonts w:ascii="宋体" w:eastAsia="宋体" w:hAnsi="宋体"/>
          <w:sz w:val="24"/>
          <w:szCs w:val="24"/>
        </w:rPr>
      </w:pPr>
      <w:r>
        <w:rPr>
          <w:rFonts w:ascii="宋体" w:eastAsia="宋体" w:hAnsi="宋体"/>
          <w:sz w:val="24"/>
          <w:szCs w:val="24"/>
        </w:rPr>
        <w:t>卷积层</w:t>
      </w:r>
      <w:r w:rsidR="00C07DF0">
        <w:rPr>
          <w:rFonts w:ascii="宋体" w:eastAsia="宋体" w:hAnsi="宋体"/>
          <w:sz w:val="24"/>
          <w:szCs w:val="24"/>
        </w:rPr>
        <w:t>是</w:t>
      </w:r>
      <w:r w:rsidR="00C07DF0">
        <w:rPr>
          <w:rFonts w:ascii="宋体" w:eastAsia="宋体" w:hAnsi="宋体" w:hint="eastAsia"/>
          <w:sz w:val="24"/>
          <w:szCs w:val="24"/>
        </w:rPr>
        <w:t>CNN的核心组成部分</w:t>
      </w:r>
      <w:r w:rsidR="00B8588E">
        <w:rPr>
          <w:rFonts w:ascii="宋体" w:eastAsia="宋体" w:hAnsi="宋体" w:hint="eastAsia"/>
          <w:sz w:val="24"/>
          <w:szCs w:val="24"/>
        </w:rPr>
        <w:t>，通常实现的是一个类似于滤波的操作。</w:t>
      </w:r>
      <w:r w:rsidR="003862CE">
        <w:rPr>
          <w:rFonts w:ascii="宋体" w:eastAsia="宋体" w:hAnsi="宋体" w:hint="eastAsia"/>
          <w:sz w:val="24"/>
          <w:szCs w:val="24"/>
        </w:rPr>
        <w:t>卷积层的</w:t>
      </w:r>
      <w:r w:rsidR="007379A4">
        <w:rPr>
          <w:rFonts w:ascii="宋体" w:eastAsia="宋体" w:hAnsi="宋体" w:hint="eastAsia"/>
          <w:sz w:val="24"/>
          <w:szCs w:val="24"/>
        </w:rPr>
        <w:t>中的神经元相当于</w:t>
      </w:r>
      <w:r w:rsidR="003862CE">
        <w:rPr>
          <w:rFonts w:ascii="宋体" w:eastAsia="宋体" w:hAnsi="宋体" w:hint="eastAsia"/>
          <w:sz w:val="24"/>
          <w:szCs w:val="24"/>
        </w:rPr>
        <w:t>过滤器（filter）</w:t>
      </w:r>
      <w:r w:rsidR="007379A4">
        <w:rPr>
          <w:rFonts w:ascii="宋体" w:eastAsia="宋体" w:hAnsi="宋体" w:hint="eastAsia"/>
          <w:sz w:val="24"/>
          <w:szCs w:val="24"/>
        </w:rPr>
        <w:t>，</w:t>
      </w:r>
      <w:r w:rsidR="003444E1">
        <w:rPr>
          <w:rFonts w:ascii="宋体" w:eastAsia="宋体" w:hAnsi="宋体" w:hint="eastAsia"/>
          <w:sz w:val="24"/>
          <w:szCs w:val="24"/>
        </w:rPr>
        <w:t>每一个</w:t>
      </w:r>
      <w:r w:rsidR="007379A4">
        <w:rPr>
          <w:rFonts w:ascii="宋体" w:eastAsia="宋体" w:hAnsi="宋体" w:hint="eastAsia"/>
          <w:sz w:val="24"/>
          <w:szCs w:val="24"/>
        </w:rPr>
        <w:t>神经元</w:t>
      </w:r>
      <w:r w:rsidR="003444E1">
        <w:rPr>
          <w:rFonts w:ascii="宋体" w:eastAsia="宋体" w:hAnsi="宋体" w:hint="eastAsia"/>
          <w:sz w:val="24"/>
          <w:szCs w:val="24"/>
        </w:rPr>
        <w:t>是一个</w:t>
      </w:r>
      <m:oMath>
        <m:r>
          <m:rPr>
            <m:sty m:val="p"/>
          </m:rPr>
          <w:rPr>
            <w:rFonts w:ascii="Cambria Math" w:eastAsia="宋体" w:hAnsi="Cambria Math"/>
            <w:sz w:val="24"/>
            <w:szCs w:val="24"/>
          </w:rPr>
          <m:t>W×H</m:t>
        </m:r>
      </m:oMath>
      <w:r w:rsidR="003444E1">
        <w:rPr>
          <w:rFonts w:ascii="宋体" w:eastAsia="宋体" w:hAnsi="宋体"/>
          <w:sz w:val="24"/>
          <w:szCs w:val="24"/>
        </w:rPr>
        <w:t>大小的卷积核</w:t>
      </w:r>
      <w:r w:rsidR="003444E1">
        <w:rPr>
          <w:rFonts w:ascii="宋体" w:eastAsia="宋体" w:hAnsi="宋体" w:hint="eastAsia"/>
          <w:sz w:val="24"/>
          <w:szCs w:val="24"/>
        </w:rPr>
        <w:t>，</w:t>
      </w:r>
      <w:r w:rsidR="003444E1">
        <w:rPr>
          <w:rFonts w:ascii="宋体" w:eastAsia="宋体" w:hAnsi="宋体"/>
          <w:sz w:val="24"/>
          <w:szCs w:val="24"/>
        </w:rPr>
        <w:t>在神经元的感受野上进行滑窗操作</w:t>
      </w:r>
      <w:r w:rsidR="003444E1">
        <w:rPr>
          <w:rFonts w:ascii="宋体" w:eastAsia="宋体" w:hAnsi="宋体" w:hint="eastAsia"/>
          <w:sz w:val="24"/>
          <w:szCs w:val="24"/>
        </w:rPr>
        <w:t>，</w:t>
      </w:r>
      <w:r w:rsidR="003444E1">
        <w:rPr>
          <w:rFonts w:ascii="宋体" w:eastAsia="宋体" w:hAnsi="宋体"/>
          <w:sz w:val="24"/>
          <w:szCs w:val="24"/>
        </w:rPr>
        <w:t>在每个窗口内</w:t>
      </w:r>
      <w:r w:rsidR="003444E1">
        <w:rPr>
          <w:rFonts w:ascii="宋体" w:eastAsia="宋体" w:hAnsi="宋体" w:hint="eastAsia"/>
          <w:sz w:val="24"/>
          <w:szCs w:val="24"/>
        </w:rPr>
        <w:t>将卷积核与输入的特征图进行</w:t>
      </w:r>
      <w:r w:rsidR="00296F0D">
        <w:rPr>
          <w:rFonts w:ascii="宋体" w:eastAsia="宋体" w:hAnsi="宋体" w:hint="eastAsia"/>
          <w:sz w:val="24"/>
          <w:szCs w:val="24"/>
        </w:rPr>
        <w:t>卷积操作。卷积相当于对</w:t>
      </w:r>
      <m:oMath>
        <m:r>
          <m:rPr>
            <m:sty m:val="p"/>
          </m:rPr>
          <w:rPr>
            <w:rFonts w:ascii="Cambria Math" w:eastAsia="宋体" w:hAnsi="Cambria Math"/>
            <w:sz w:val="24"/>
            <w:szCs w:val="24"/>
          </w:rPr>
          <m:t>W×H</m:t>
        </m:r>
      </m:oMath>
      <w:r w:rsidR="00296F0D">
        <w:rPr>
          <w:rFonts w:ascii="宋体" w:eastAsia="宋体" w:hAnsi="宋体"/>
          <w:sz w:val="24"/>
          <w:szCs w:val="24"/>
        </w:rPr>
        <w:t>个数据点进行逐元素的相乘</w:t>
      </w:r>
      <w:r w:rsidR="00296F0D">
        <w:rPr>
          <w:rFonts w:ascii="宋体" w:eastAsia="宋体" w:hAnsi="宋体" w:hint="eastAsia"/>
          <w:sz w:val="24"/>
          <w:szCs w:val="24"/>
        </w:rPr>
        <w:t>，</w:t>
      </w:r>
      <w:r w:rsidR="00296F0D">
        <w:rPr>
          <w:rFonts w:ascii="宋体" w:eastAsia="宋体" w:hAnsi="宋体"/>
          <w:sz w:val="24"/>
          <w:szCs w:val="24"/>
        </w:rPr>
        <w:t>然后进行累加</w:t>
      </w:r>
      <w:r w:rsidR="00296F0D">
        <w:rPr>
          <w:rFonts w:ascii="宋体" w:eastAsia="宋体" w:hAnsi="宋体" w:hint="eastAsia"/>
          <w:sz w:val="24"/>
          <w:szCs w:val="24"/>
        </w:rPr>
        <w:t>：</w:t>
      </w:r>
    </w:p>
    <w:p w:rsidR="00296F0D" w:rsidRDefault="00296F0D" w:rsidP="00B8588E">
      <w:pPr>
        <w:spacing w:line="300" w:lineRule="auto"/>
        <w:ind w:firstLine="360"/>
        <w:rPr>
          <w:rFonts w:ascii="宋体" w:eastAsia="宋体" w:hAnsi="宋体"/>
          <w:sz w:val="24"/>
          <w:szCs w:val="24"/>
        </w:rPr>
      </w:pPr>
      <m:oMathPara>
        <m:oMath>
          <m:r>
            <m:rPr>
              <m:sty m:val="p"/>
            </m:rPr>
            <w:rPr>
              <w:rFonts w:ascii="Cambria Math" w:eastAsia="宋体" w:hAnsi="Cambria Math"/>
              <w:sz w:val="24"/>
              <w:szCs w:val="24"/>
            </w:rPr>
            <m:t>X⨂Y=</m:t>
          </m:r>
          <m:nary>
            <m:naryPr>
              <m:chr m:val="∑"/>
              <m:limLoc m:val="undOvr"/>
              <m:ctrlPr>
                <w:rPr>
                  <w:rFonts w:ascii="Cambria Math" w:eastAsia="宋体" w:hAnsi="Cambria Math"/>
                  <w:sz w:val="24"/>
                  <w:szCs w:val="24"/>
                </w:rPr>
              </m:ctrlPr>
            </m:naryPr>
            <m:sub>
              <m:r>
                <w:rPr>
                  <w:rFonts w:ascii="Cambria Math" w:eastAsia="宋体" w:hAnsi="Cambria Math"/>
                  <w:sz w:val="24"/>
                  <w:szCs w:val="24"/>
                </w:rPr>
                <m:t>i=1</m:t>
              </m:r>
            </m:sub>
            <m:sup>
              <m:r>
                <w:rPr>
                  <w:rFonts w:ascii="Cambria Math" w:eastAsia="宋体" w:hAnsi="Cambria Math"/>
                  <w:sz w:val="24"/>
                  <w:szCs w:val="24"/>
                </w:rPr>
                <m:t>H</m:t>
              </m:r>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r>
                    <w:rPr>
                      <w:rFonts w:ascii="Cambria Math" w:eastAsia="宋体" w:hAnsi="Cambria Math"/>
                      <w:sz w:val="24"/>
                      <w:szCs w:val="24"/>
                    </w:rPr>
                    <m:t>W</m:t>
                  </m:r>
                </m:sup>
                <m:e>
                  <m:r>
                    <w:rPr>
                      <w:rFonts w:ascii="Cambria Math" w:eastAsia="宋体" w:hAnsi="Cambria Math"/>
                      <w:sz w:val="24"/>
                      <w:szCs w:val="24"/>
                    </w:rPr>
                    <m:t>X(i,j)×Y(i,j)</m:t>
                  </m:r>
                </m:e>
              </m:nary>
            </m:e>
          </m:nary>
        </m:oMath>
      </m:oMathPara>
    </w:p>
    <w:p w:rsidR="00B8588E" w:rsidRDefault="007B31D5" w:rsidP="000379D8">
      <w:pPr>
        <w:spacing w:line="300" w:lineRule="auto"/>
        <w:ind w:firstLine="360"/>
        <w:rPr>
          <w:rFonts w:ascii="宋体" w:eastAsia="宋体" w:hAnsi="宋体"/>
          <w:sz w:val="24"/>
          <w:szCs w:val="24"/>
        </w:rPr>
      </w:pPr>
      <w:r>
        <w:rPr>
          <w:rFonts w:ascii="宋体" w:eastAsia="宋体" w:hAnsi="宋体" w:hint="eastAsia"/>
          <w:sz w:val="24"/>
          <w:szCs w:val="24"/>
        </w:rPr>
        <w:t>卷积层</w:t>
      </w:r>
      <w:r w:rsidR="00D51A64">
        <w:rPr>
          <w:rFonts w:ascii="宋体" w:eastAsia="宋体" w:hAnsi="宋体" w:hint="eastAsia"/>
          <w:sz w:val="24"/>
          <w:szCs w:val="24"/>
        </w:rPr>
        <w:t>使用三个超参数来控制输出</w:t>
      </w:r>
      <w:r w:rsidR="00586EC5">
        <w:rPr>
          <w:rFonts w:ascii="宋体" w:eastAsia="宋体" w:hAnsi="宋体" w:hint="eastAsia"/>
          <w:sz w:val="24"/>
          <w:szCs w:val="24"/>
        </w:rPr>
        <w:t>的规格：深度、步幅和补零。</w:t>
      </w:r>
    </w:p>
    <w:p w:rsidR="00586EC5" w:rsidRDefault="00586EC5" w:rsidP="00586EC5">
      <w:pPr>
        <w:pStyle w:val="a3"/>
        <w:numPr>
          <w:ilvl w:val="0"/>
          <w:numId w:val="7"/>
        </w:numPr>
        <w:spacing w:line="300" w:lineRule="auto"/>
        <w:ind w:firstLineChars="0"/>
        <w:rPr>
          <w:rFonts w:ascii="宋体" w:eastAsia="宋体" w:hAnsi="宋体"/>
          <w:sz w:val="24"/>
          <w:szCs w:val="24"/>
        </w:rPr>
      </w:pPr>
      <w:r>
        <w:rPr>
          <w:rFonts w:ascii="宋体" w:eastAsia="宋体" w:hAnsi="宋体" w:hint="eastAsia"/>
          <w:sz w:val="24"/>
          <w:szCs w:val="24"/>
        </w:rPr>
        <w:t>深度参数控制每层中连接到相同输入区域的神经元数量</w:t>
      </w:r>
      <w:r w:rsidR="0033353A">
        <w:rPr>
          <w:rFonts w:ascii="宋体" w:eastAsia="宋体" w:hAnsi="宋体" w:hint="eastAsia"/>
          <w:sz w:val="24"/>
          <w:szCs w:val="24"/>
        </w:rPr>
        <w:t>，这些神经元对输入数据中的不同特征进行学习。例如，第一个卷积层把原始数据作为输入，深度参数为2，其中一个神经元对边缘的方向进行学习，而另一个神经元对输入的颜色进行学习。</w:t>
      </w:r>
    </w:p>
    <w:p w:rsidR="0033353A" w:rsidRDefault="0033353A" w:rsidP="00586EC5">
      <w:pPr>
        <w:pStyle w:val="a3"/>
        <w:numPr>
          <w:ilvl w:val="0"/>
          <w:numId w:val="7"/>
        </w:numPr>
        <w:spacing w:line="300" w:lineRule="auto"/>
        <w:ind w:firstLineChars="0"/>
        <w:rPr>
          <w:rFonts w:ascii="宋体" w:eastAsia="宋体" w:hAnsi="宋体"/>
          <w:sz w:val="24"/>
          <w:szCs w:val="24"/>
        </w:rPr>
      </w:pPr>
      <w:r>
        <w:rPr>
          <w:rFonts w:ascii="宋体" w:eastAsia="宋体" w:hAnsi="宋体" w:hint="eastAsia"/>
          <w:sz w:val="24"/>
          <w:szCs w:val="24"/>
        </w:rPr>
        <w:t>步幅参数控制神经元在空间维度上的分布，即每次滑窗操作时窗口移动</w:t>
      </w:r>
      <w:r>
        <w:rPr>
          <w:rFonts w:ascii="宋体" w:eastAsia="宋体" w:hAnsi="宋体" w:hint="eastAsia"/>
          <w:sz w:val="24"/>
          <w:szCs w:val="24"/>
        </w:rPr>
        <w:lastRenderedPageBreak/>
        <w:t>的距离。</w:t>
      </w:r>
      <w:r w:rsidR="006031F6">
        <w:rPr>
          <w:rFonts w:ascii="宋体" w:eastAsia="宋体" w:hAnsi="宋体" w:hint="eastAsia"/>
          <w:sz w:val="24"/>
          <w:szCs w:val="24"/>
        </w:rPr>
        <w:t>步幅为1时，每次滑窗移动一个像素，这会导致神经元的两次处理之间存在很大的重叠部分</w:t>
      </w:r>
      <w:r w:rsidR="00B65D9D">
        <w:rPr>
          <w:rFonts w:ascii="宋体" w:eastAsia="宋体" w:hAnsi="宋体" w:hint="eastAsia"/>
          <w:sz w:val="24"/>
          <w:szCs w:val="24"/>
        </w:rPr>
        <w:t>，输出的特征图尺寸也比较大。如果将不复增大到2，那么重叠部分会减少，输出的特征图尺寸也会相应减小。</w:t>
      </w:r>
    </w:p>
    <w:p w:rsidR="00B65D9D" w:rsidRPr="00586EC5" w:rsidRDefault="002A17AE" w:rsidP="00586EC5">
      <w:pPr>
        <w:pStyle w:val="a3"/>
        <w:numPr>
          <w:ilvl w:val="0"/>
          <w:numId w:val="7"/>
        </w:numPr>
        <w:spacing w:line="300" w:lineRule="auto"/>
        <w:ind w:firstLineChars="0"/>
        <w:rPr>
          <w:rFonts w:ascii="宋体" w:eastAsia="宋体" w:hAnsi="宋体"/>
          <w:sz w:val="24"/>
          <w:szCs w:val="24"/>
        </w:rPr>
      </w:pPr>
      <w:r>
        <w:rPr>
          <w:rFonts w:ascii="宋体" w:eastAsia="宋体" w:hAnsi="宋体" w:hint="eastAsia"/>
          <w:sz w:val="24"/>
          <w:szCs w:val="24"/>
        </w:rPr>
        <w:t>在一些情况下，为输入数据的边界进行补零可以带来方便。补零的数量就是第三个超参数。通过控制补零的数量，可以直接对输出的空间尺寸进行控制。</w:t>
      </w:r>
    </w:p>
    <w:p w:rsidR="000E1B22" w:rsidRDefault="00441A5B" w:rsidP="00833D19">
      <w:pPr>
        <w:spacing w:line="300" w:lineRule="auto"/>
        <w:ind w:firstLine="360"/>
        <w:rPr>
          <w:rFonts w:ascii="宋体" w:eastAsia="宋体" w:hAnsi="宋体"/>
          <w:sz w:val="24"/>
          <w:szCs w:val="24"/>
        </w:rPr>
      </w:pPr>
      <w:r w:rsidRPr="00833D19">
        <w:rPr>
          <w:rFonts w:ascii="宋体" w:eastAsia="宋体" w:hAnsi="宋体" w:hint="eastAsia"/>
          <w:sz w:val="24"/>
          <w:szCs w:val="24"/>
        </w:rPr>
        <w:t>池化层</w:t>
      </w:r>
      <w:r w:rsidR="00833D19" w:rsidRPr="00833D19">
        <w:rPr>
          <w:rFonts w:ascii="宋体" w:eastAsia="宋体" w:hAnsi="宋体" w:hint="eastAsia"/>
          <w:sz w:val="24"/>
          <w:szCs w:val="24"/>
        </w:rPr>
        <w:t>对卷积层的输出进行一个下采样，以降低特征图的空间尺寸，对特征进行进一步的</w:t>
      </w:r>
      <w:r w:rsidR="00833D19">
        <w:rPr>
          <w:rFonts w:ascii="宋体" w:eastAsia="宋体" w:hAnsi="宋体" w:hint="eastAsia"/>
          <w:sz w:val="24"/>
          <w:szCs w:val="24"/>
        </w:rPr>
        <w:t>抽象。池化的基本思想是特征的精确位置并不是特别重要，特征与特征之间大致的相对位置关系更重要。</w:t>
      </w:r>
      <w:r w:rsidR="00BB0AAE">
        <w:rPr>
          <w:rFonts w:ascii="宋体" w:eastAsia="宋体" w:hAnsi="宋体" w:hint="eastAsia"/>
          <w:sz w:val="24"/>
          <w:szCs w:val="24"/>
        </w:rPr>
        <w:t>通常的池化操作包括最大值池化、平均值池化</w:t>
      </w:r>
      <w:r w:rsidR="001818E6">
        <w:rPr>
          <w:rFonts w:ascii="宋体" w:eastAsia="宋体" w:hAnsi="宋体" w:hint="eastAsia"/>
          <w:sz w:val="24"/>
          <w:szCs w:val="24"/>
        </w:rPr>
        <w:t>、L2范数池化</w:t>
      </w:r>
      <w:r w:rsidR="00BB0AAE">
        <w:rPr>
          <w:rFonts w:ascii="宋体" w:eastAsia="宋体" w:hAnsi="宋体" w:hint="eastAsia"/>
          <w:sz w:val="24"/>
          <w:szCs w:val="24"/>
        </w:rPr>
        <w:t>等。</w:t>
      </w:r>
      <w:r w:rsidR="001818E6">
        <w:rPr>
          <w:rFonts w:ascii="宋体" w:eastAsia="宋体" w:hAnsi="宋体" w:hint="eastAsia"/>
          <w:sz w:val="24"/>
          <w:szCs w:val="24"/>
        </w:rPr>
        <w:t>以常用的最大值池化为例，通常将特征图划分为多个</w:t>
      </w:r>
      <m:oMath>
        <m:r>
          <m:rPr>
            <m:sty m:val="p"/>
          </m:rPr>
          <w:rPr>
            <w:rFonts w:ascii="Cambria Math" w:eastAsia="宋体" w:hAnsi="Cambria Math"/>
            <w:sz w:val="24"/>
            <w:szCs w:val="24"/>
          </w:rPr>
          <m:t>K×K</m:t>
        </m:r>
      </m:oMath>
      <w:r w:rsidR="001818E6">
        <w:rPr>
          <w:rFonts w:ascii="宋体" w:eastAsia="宋体" w:hAnsi="宋体"/>
          <w:sz w:val="24"/>
          <w:szCs w:val="24"/>
        </w:rPr>
        <w:t>大小的矩形区域</w:t>
      </w:r>
      <w:r w:rsidR="001818E6">
        <w:rPr>
          <w:rFonts w:ascii="宋体" w:eastAsia="宋体" w:hAnsi="宋体" w:hint="eastAsia"/>
          <w:sz w:val="24"/>
          <w:szCs w:val="24"/>
        </w:rPr>
        <w:t>，</w:t>
      </w:r>
      <w:r w:rsidR="001818E6">
        <w:rPr>
          <w:rFonts w:ascii="宋体" w:eastAsia="宋体" w:hAnsi="宋体"/>
          <w:sz w:val="24"/>
          <w:szCs w:val="24"/>
        </w:rPr>
        <w:t>并选择每个子区域中的最大值输出</w:t>
      </w:r>
      <w:r w:rsidR="001818E6">
        <w:rPr>
          <w:rFonts w:ascii="宋体" w:eastAsia="宋体" w:hAnsi="宋体" w:hint="eastAsia"/>
          <w:sz w:val="24"/>
          <w:szCs w:val="24"/>
        </w:rPr>
        <w:t>。下图是一个使用2x2过滤器、步幅为2的最大值池化过程示意：</w:t>
      </w:r>
    </w:p>
    <w:p w:rsidR="001818E6" w:rsidRDefault="001818E6" w:rsidP="001818E6">
      <w:pPr>
        <w:spacing w:line="300" w:lineRule="auto"/>
        <w:ind w:firstLine="360"/>
        <w:jc w:val="center"/>
        <w:rPr>
          <w:rFonts w:ascii="宋体" w:eastAsia="宋体" w:hAnsi="宋体"/>
          <w:sz w:val="24"/>
          <w:szCs w:val="24"/>
        </w:rPr>
      </w:pPr>
      <w:r>
        <w:rPr>
          <w:noProof/>
        </w:rPr>
        <w:drawing>
          <wp:inline distT="0" distB="0" distL="0" distR="0">
            <wp:extent cx="5274310" cy="3053548"/>
            <wp:effectExtent l="0" t="0" r="2540" b="0"/>
            <wp:docPr id="6" name="图片 6" descr="https://upload.wikimedia.org/wikipedia/commons/e/e9/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9/Max_pool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53548"/>
                    </a:xfrm>
                    <a:prstGeom prst="rect">
                      <a:avLst/>
                    </a:prstGeom>
                    <a:noFill/>
                    <a:ln>
                      <a:noFill/>
                    </a:ln>
                  </pic:spPr>
                </pic:pic>
              </a:graphicData>
            </a:graphic>
          </wp:inline>
        </w:drawing>
      </w:r>
    </w:p>
    <w:p w:rsidR="001818E6" w:rsidRDefault="001818E6" w:rsidP="001818E6">
      <w:pPr>
        <w:spacing w:line="300" w:lineRule="auto"/>
        <w:ind w:firstLine="360"/>
        <w:jc w:val="center"/>
        <w:rPr>
          <w:rFonts w:ascii="宋体" w:eastAsia="宋体" w:hAnsi="宋体"/>
          <w:sz w:val="24"/>
          <w:szCs w:val="24"/>
        </w:rPr>
      </w:pPr>
      <w:r>
        <w:rPr>
          <w:rFonts w:ascii="宋体" w:eastAsia="宋体" w:hAnsi="宋体" w:hint="eastAsia"/>
          <w:sz w:val="24"/>
          <w:szCs w:val="24"/>
        </w:rPr>
        <w:t>图：最大值池化示意</w:t>
      </w:r>
    </w:p>
    <w:p w:rsidR="00BB0AAE" w:rsidRDefault="00986547" w:rsidP="00833D19">
      <w:pPr>
        <w:spacing w:line="300" w:lineRule="auto"/>
        <w:ind w:firstLine="360"/>
        <w:rPr>
          <w:rFonts w:ascii="宋体" w:eastAsia="宋体" w:hAnsi="宋体"/>
          <w:sz w:val="24"/>
          <w:szCs w:val="24"/>
        </w:rPr>
      </w:pPr>
      <w:r>
        <w:rPr>
          <w:rFonts w:ascii="宋体" w:eastAsia="宋体" w:hAnsi="宋体" w:hint="eastAsia"/>
          <w:sz w:val="24"/>
          <w:szCs w:val="24"/>
        </w:rPr>
        <w:t>可以看到，在池化后特征图的尺寸从4x4减小到了2x2，由于对每一个深度切片分别进行池化，输出的特征图在深度尺寸上没有改变，仅在空间尺寸上缩小了。</w:t>
      </w:r>
      <w:r w:rsidR="00CD29BF">
        <w:rPr>
          <w:rFonts w:ascii="宋体" w:eastAsia="宋体" w:hAnsi="宋体" w:hint="eastAsia"/>
          <w:sz w:val="24"/>
          <w:szCs w:val="24"/>
        </w:rPr>
        <w:t>通常会周期性地在连续的卷积层后插入池化层，来控制参数的数量以及网络的计算量，同时也控制了过匹配的发生。</w:t>
      </w:r>
    </w:p>
    <w:p w:rsidR="0077629F" w:rsidRDefault="00AA2668" w:rsidP="00833D19">
      <w:pPr>
        <w:spacing w:line="300" w:lineRule="auto"/>
        <w:ind w:firstLine="360"/>
        <w:rPr>
          <w:rFonts w:ascii="宋体" w:eastAsia="宋体" w:hAnsi="宋体"/>
          <w:sz w:val="24"/>
          <w:szCs w:val="24"/>
        </w:rPr>
      </w:pPr>
      <w:r>
        <w:rPr>
          <w:rFonts w:ascii="宋体" w:eastAsia="宋体" w:hAnsi="宋体"/>
          <w:sz w:val="24"/>
          <w:szCs w:val="24"/>
        </w:rPr>
        <w:t>全连接层</w:t>
      </w:r>
      <w:r w:rsidR="00A90611">
        <w:rPr>
          <w:rFonts w:ascii="宋体" w:eastAsia="宋体" w:hAnsi="宋体"/>
          <w:sz w:val="24"/>
          <w:szCs w:val="24"/>
        </w:rPr>
        <w:t>负责进行高级推理</w:t>
      </w:r>
      <w:r w:rsidR="00A90611">
        <w:rPr>
          <w:rFonts w:ascii="宋体" w:eastAsia="宋体" w:hAnsi="宋体" w:hint="eastAsia"/>
          <w:sz w:val="24"/>
          <w:szCs w:val="24"/>
        </w:rPr>
        <w:t>。</w:t>
      </w:r>
      <w:r w:rsidR="00A90611">
        <w:rPr>
          <w:rFonts w:ascii="宋体" w:eastAsia="宋体" w:hAnsi="宋体"/>
          <w:sz w:val="24"/>
          <w:szCs w:val="24"/>
        </w:rPr>
        <w:t>顾名思义</w:t>
      </w:r>
      <w:r w:rsidR="00A90611">
        <w:rPr>
          <w:rFonts w:ascii="宋体" w:eastAsia="宋体" w:hAnsi="宋体" w:hint="eastAsia"/>
          <w:sz w:val="24"/>
          <w:szCs w:val="24"/>
        </w:rPr>
        <w:t>，</w:t>
      </w:r>
      <w:r w:rsidR="00A90611">
        <w:rPr>
          <w:rFonts w:ascii="宋体" w:eastAsia="宋体" w:hAnsi="宋体"/>
          <w:sz w:val="24"/>
          <w:szCs w:val="24"/>
        </w:rPr>
        <w:t>全连接层</w:t>
      </w:r>
      <w:r w:rsidR="000F2F88">
        <w:rPr>
          <w:rFonts w:ascii="宋体" w:eastAsia="宋体" w:hAnsi="宋体"/>
          <w:sz w:val="24"/>
          <w:szCs w:val="24"/>
        </w:rPr>
        <w:t>的神经元与前一层的所有输出相连接</w:t>
      </w:r>
      <w:r w:rsidR="000F2F88">
        <w:rPr>
          <w:rFonts w:ascii="宋体" w:eastAsia="宋体" w:hAnsi="宋体" w:hint="eastAsia"/>
          <w:sz w:val="24"/>
          <w:szCs w:val="24"/>
        </w:rPr>
        <w:t>，这和一般的神经网络结构相同，可以认为全连接层神经元的感受野就是整个视野。在全连接层，经过前面的卷积层和池化层抽取出的特征得到了进一步的整合，从而由局部特征提升为全局特征。</w:t>
      </w:r>
    </w:p>
    <w:p w:rsidR="00AA2668" w:rsidRPr="00833D19" w:rsidRDefault="00AA2668" w:rsidP="00833D19">
      <w:pPr>
        <w:spacing w:line="300" w:lineRule="auto"/>
        <w:ind w:firstLine="360"/>
        <w:rPr>
          <w:rFonts w:ascii="宋体" w:eastAsia="宋体" w:hAnsi="宋体"/>
          <w:sz w:val="24"/>
          <w:szCs w:val="24"/>
        </w:rPr>
      </w:pPr>
      <w:r>
        <w:rPr>
          <w:rFonts w:ascii="宋体" w:eastAsia="宋体" w:hAnsi="宋体"/>
          <w:sz w:val="24"/>
          <w:szCs w:val="24"/>
        </w:rPr>
        <w:t>激活层</w:t>
      </w:r>
      <w:r w:rsidR="003671C0">
        <w:rPr>
          <w:rFonts w:ascii="宋体" w:eastAsia="宋体" w:hAnsi="宋体"/>
          <w:sz w:val="24"/>
          <w:szCs w:val="24"/>
        </w:rPr>
        <w:t>决定神经元能否将输出值继续向后传递</w:t>
      </w:r>
      <w:r w:rsidR="003671C0">
        <w:rPr>
          <w:rFonts w:ascii="宋体" w:eastAsia="宋体" w:hAnsi="宋体" w:hint="eastAsia"/>
          <w:sz w:val="24"/>
          <w:szCs w:val="24"/>
        </w:rPr>
        <w:t>。</w:t>
      </w:r>
      <w:r w:rsidR="003671C0">
        <w:rPr>
          <w:rFonts w:ascii="宋体" w:eastAsia="宋体" w:hAnsi="宋体"/>
          <w:sz w:val="24"/>
          <w:szCs w:val="24"/>
        </w:rPr>
        <w:t>和生物神经网络的原理相似</w:t>
      </w:r>
      <w:r w:rsidR="003671C0">
        <w:rPr>
          <w:rFonts w:ascii="宋体" w:eastAsia="宋体" w:hAnsi="宋体" w:hint="eastAsia"/>
          <w:sz w:val="24"/>
          <w:szCs w:val="24"/>
        </w:rPr>
        <w:t>，</w:t>
      </w:r>
      <w:r w:rsidR="003671C0">
        <w:rPr>
          <w:rFonts w:ascii="宋体" w:eastAsia="宋体" w:hAnsi="宋体"/>
          <w:sz w:val="24"/>
          <w:szCs w:val="24"/>
        </w:rPr>
        <w:t>在输出值超过一定的阈值时</w:t>
      </w:r>
      <w:r w:rsidR="003671C0">
        <w:rPr>
          <w:rFonts w:ascii="宋体" w:eastAsia="宋体" w:hAnsi="宋体" w:hint="eastAsia"/>
          <w:sz w:val="24"/>
          <w:szCs w:val="24"/>
        </w:rPr>
        <w:t>，</w:t>
      </w:r>
      <w:r w:rsidR="003671C0">
        <w:rPr>
          <w:rFonts w:ascii="宋体" w:eastAsia="宋体" w:hAnsi="宋体"/>
          <w:sz w:val="24"/>
          <w:szCs w:val="24"/>
        </w:rPr>
        <w:t>我们选择将神经元激活</w:t>
      </w:r>
      <w:r w:rsidR="003671C0">
        <w:rPr>
          <w:rFonts w:ascii="宋体" w:eastAsia="宋体" w:hAnsi="宋体" w:hint="eastAsia"/>
          <w:sz w:val="24"/>
          <w:szCs w:val="24"/>
        </w:rPr>
        <w:t>，</w:t>
      </w:r>
      <w:r w:rsidR="003671C0">
        <w:rPr>
          <w:rFonts w:ascii="宋体" w:eastAsia="宋体" w:hAnsi="宋体"/>
          <w:sz w:val="24"/>
          <w:szCs w:val="24"/>
        </w:rPr>
        <w:t>使得其输出可以向后传递</w:t>
      </w:r>
      <w:r w:rsidR="003671C0">
        <w:rPr>
          <w:rFonts w:ascii="宋体" w:eastAsia="宋体" w:hAnsi="宋体" w:hint="eastAsia"/>
          <w:sz w:val="24"/>
          <w:szCs w:val="24"/>
        </w:rPr>
        <w:t>。</w:t>
      </w:r>
      <w:r w:rsidR="003671C0">
        <w:rPr>
          <w:rFonts w:ascii="宋体" w:eastAsia="宋体" w:hAnsi="宋体" w:hint="eastAsia"/>
          <w:sz w:val="24"/>
          <w:szCs w:val="24"/>
        </w:rPr>
        <w:lastRenderedPageBreak/>
        <w:t>CNN中常用的激活函数包括纠正线性函数ReLU、双曲</w:t>
      </w:r>
      <w:r w:rsidR="0018755B">
        <w:rPr>
          <w:rFonts w:ascii="宋体" w:eastAsia="宋体" w:hAnsi="宋体" w:hint="eastAsia"/>
          <w:sz w:val="24"/>
          <w:szCs w:val="24"/>
        </w:rPr>
        <w:t>正切函数tanh、S形函数sigmoid等。激活前的输出值将在激活函数上进行乘法叠加后</w:t>
      </w:r>
      <w:r w:rsidR="000D043A">
        <w:rPr>
          <w:rFonts w:ascii="宋体" w:eastAsia="宋体" w:hAnsi="宋体" w:hint="eastAsia"/>
          <w:sz w:val="24"/>
          <w:szCs w:val="24"/>
        </w:rPr>
        <w:t>再行输出，同时激活函数的导数将用于反向传播的训练过程中。</w:t>
      </w:r>
    </w:p>
    <w:p w:rsidR="00956EE8" w:rsidRPr="00981FA1" w:rsidRDefault="00956EE8" w:rsidP="00AE3DCD">
      <w:pPr>
        <w:pStyle w:val="a3"/>
        <w:spacing w:line="300" w:lineRule="auto"/>
        <w:ind w:left="360" w:firstLineChars="0" w:firstLine="0"/>
        <w:rPr>
          <w:rFonts w:ascii="宋体" w:eastAsia="宋体" w:hAnsi="宋体"/>
          <w:sz w:val="24"/>
          <w:szCs w:val="24"/>
        </w:rPr>
      </w:pPr>
    </w:p>
    <w:p w:rsidR="00DF254C" w:rsidRDefault="00263AB4" w:rsidP="00BE651A">
      <w:pPr>
        <w:pStyle w:val="a3"/>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 xml:space="preserve">递归神经网络（Recurrent Neural Network, </w:t>
      </w:r>
      <w:r w:rsidR="00DF254C" w:rsidRPr="00BE651A">
        <w:rPr>
          <w:rFonts w:ascii="宋体" w:eastAsia="宋体" w:hAnsi="宋体"/>
          <w:sz w:val="24"/>
          <w:szCs w:val="24"/>
        </w:rPr>
        <w:t>RNN</w:t>
      </w:r>
      <w:r>
        <w:rPr>
          <w:rFonts w:ascii="宋体" w:eastAsia="宋体" w:hAnsi="宋体" w:hint="eastAsia"/>
          <w:sz w:val="24"/>
          <w:szCs w:val="24"/>
        </w:rPr>
        <w:t>）</w:t>
      </w:r>
    </w:p>
    <w:p w:rsidR="00367A1D" w:rsidRPr="00270F1B" w:rsidRDefault="00270F1B" w:rsidP="00270F1B">
      <w:pPr>
        <w:spacing w:line="300" w:lineRule="auto"/>
        <w:rPr>
          <w:rFonts w:ascii="宋体" w:eastAsia="宋体" w:hAnsi="宋体"/>
          <w:sz w:val="24"/>
          <w:szCs w:val="24"/>
        </w:rPr>
      </w:pPr>
      <w:r>
        <w:rPr>
          <w:rFonts w:ascii="宋体" w:eastAsia="宋体" w:hAnsi="宋体" w:hint="eastAsia"/>
          <w:sz w:val="24"/>
          <w:szCs w:val="24"/>
        </w:rPr>
        <w:t>1）递归神经网络简介</w:t>
      </w:r>
    </w:p>
    <w:p w:rsidR="009224A6" w:rsidRDefault="004107DA" w:rsidP="005C3CBC">
      <w:pPr>
        <w:spacing w:line="300" w:lineRule="auto"/>
        <w:ind w:firstLine="420"/>
        <w:rPr>
          <w:rFonts w:ascii="宋体" w:eastAsia="宋体" w:hAnsi="宋体"/>
          <w:sz w:val="24"/>
          <w:szCs w:val="24"/>
        </w:rPr>
      </w:pPr>
      <w:r w:rsidRPr="005C3CBC">
        <w:rPr>
          <w:rFonts w:ascii="宋体" w:eastAsia="宋体" w:hAnsi="宋体"/>
          <w:sz w:val="24"/>
          <w:szCs w:val="24"/>
        </w:rPr>
        <w:t>递归神经网络可以追溯至</w:t>
      </w:r>
      <w:r w:rsidRPr="005C3CBC">
        <w:rPr>
          <w:rFonts w:ascii="宋体" w:eastAsia="宋体" w:hAnsi="宋体" w:hint="eastAsia"/>
          <w:sz w:val="24"/>
          <w:szCs w:val="24"/>
        </w:rPr>
        <w:t>20世纪80年代。</w:t>
      </w:r>
      <w:r w:rsidR="005C3CBC" w:rsidRPr="005C3CBC">
        <w:rPr>
          <w:rFonts w:ascii="宋体" w:eastAsia="宋体" w:hAnsi="宋体" w:hint="eastAsia"/>
          <w:sz w:val="24"/>
          <w:szCs w:val="24"/>
        </w:rPr>
        <w:t>1982年，John Hopfield提出了Hopfield网络</w:t>
      </w:r>
      <w:r w:rsidR="00893733">
        <w:rPr>
          <w:rFonts w:ascii="宋体" w:eastAsia="宋体" w:hAnsi="宋体" w:hint="eastAsia"/>
          <w:sz w:val="24"/>
          <w:szCs w:val="24"/>
        </w:rPr>
        <w:t>[</w:t>
      </w:r>
      <w:r w:rsidR="00893733">
        <w:rPr>
          <w:rFonts w:ascii="宋体" w:eastAsia="宋体" w:hAnsi="宋体"/>
          <w:sz w:val="24"/>
          <w:szCs w:val="24"/>
        </w:rPr>
        <w:t>18</w:t>
      </w:r>
      <w:r w:rsidR="00893733">
        <w:rPr>
          <w:rFonts w:ascii="宋体" w:eastAsia="宋体" w:hAnsi="宋体" w:hint="eastAsia"/>
          <w:sz w:val="24"/>
          <w:szCs w:val="24"/>
        </w:rPr>
        <w:t>]</w:t>
      </w:r>
      <w:r w:rsidR="005C3CBC">
        <w:rPr>
          <w:rFonts w:ascii="宋体" w:eastAsia="宋体" w:hAnsi="宋体" w:hint="eastAsia"/>
          <w:sz w:val="24"/>
          <w:szCs w:val="24"/>
        </w:rPr>
        <w:t>，</w:t>
      </w:r>
      <w:r w:rsidR="00857AE1">
        <w:rPr>
          <w:rFonts w:ascii="宋体" w:eastAsia="宋体" w:hAnsi="宋体" w:hint="eastAsia"/>
          <w:sz w:val="24"/>
          <w:szCs w:val="24"/>
        </w:rPr>
        <w:t>这是率先</w:t>
      </w:r>
      <w:r w:rsidR="005C3CBC">
        <w:rPr>
          <w:rFonts w:ascii="宋体" w:eastAsia="宋体" w:hAnsi="宋体" w:hint="eastAsia"/>
          <w:sz w:val="24"/>
          <w:szCs w:val="24"/>
        </w:rPr>
        <w:t>在网络结构中使用递归连接形式的神经网络</w:t>
      </w:r>
      <w:r w:rsidR="00857AE1">
        <w:rPr>
          <w:rFonts w:ascii="宋体" w:eastAsia="宋体" w:hAnsi="宋体" w:hint="eastAsia"/>
          <w:sz w:val="24"/>
          <w:szCs w:val="24"/>
        </w:rPr>
        <w:t>模型之一</w:t>
      </w:r>
      <w:r w:rsidR="005C3CBC">
        <w:rPr>
          <w:rFonts w:ascii="宋体" w:eastAsia="宋体" w:hAnsi="宋体" w:hint="eastAsia"/>
          <w:sz w:val="24"/>
          <w:szCs w:val="24"/>
        </w:rPr>
        <w:t>。</w:t>
      </w:r>
      <w:r w:rsidR="008D5AC3">
        <w:rPr>
          <w:rFonts w:ascii="宋体" w:eastAsia="宋体" w:hAnsi="宋体" w:hint="eastAsia"/>
          <w:sz w:val="24"/>
          <w:szCs w:val="24"/>
        </w:rPr>
        <w:t>Hopfield网络中，所有的连接都是双向的，同时要求输入必须是固定的，因此Hopfield网络并不是一个典型的RNN网络。</w:t>
      </w:r>
    </w:p>
    <w:p w:rsidR="009224A6" w:rsidRDefault="009224A6" w:rsidP="009224A6">
      <w:pPr>
        <w:spacing w:line="300" w:lineRule="auto"/>
        <w:ind w:firstLine="420"/>
        <w:jc w:val="center"/>
        <w:rPr>
          <w:rFonts w:ascii="宋体" w:eastAsia="宋体" w:hAnsi="宋体"/>
          <w:sz w:val="24"/>
          <w:szCs w:val="24"/>
        </w:rPr>
      </w:pPr>
      <w:r>
        <w:rPr>
          <w:noProof/>
        </w:rPr>
        <w:drawing>
          <wp:inline distT="0" distB="0" distL="0" distR="0">
            <wp:extent cx="2619375" cy="2729053"/>
            <wp:effectExtent l="0" t="0" r="0" b="0"/>
            <wp:docPr id="10" name="图片 10" descr="https://upload.wikimedia.org/wikipedia/commons/9/95/Hopfield-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9/95/Hopfield-n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939" cy="2736933"/>
                    </a:xfrm>
                    <a:prstGeom prst="rect">
                      <a:avLst/>
                    </a:prstGeom>
                    <a:noFill/>
                    <a:ln>
                      <a:noFill/>
                    </a:ln>
                  </pic:spPr>
                </pic:pic>
              </a:graphicData>
            </a:graphic>
          </wp:inline>
        </w:drawing>
      </w:r>
    </w:p>
    <w:p w:rsidR="009224A6" w:rsidRDefault="009224A6" w:rsidP="009224A6">
      <w:pPr>
        <w:spacing w:line="300" w:lineRule="auto"/>
        <w:ind w:firstLine="420"/>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w:t>
      </w:r>
      <w:r>
        <w:rPr>
          <w:rFonts w:ascii="宋体" w:eastAsia="宋体" w:hAnsi="宋体"/>
          <w:sz w:val="24"/>
          <w:szCs w:val="24"/>
        </w:rPr>
        <w:t>四个节点的</w:t>
      </w:r>
      <w:r>
        <w:rPr>
          <w:rFonts w:ascii="宋体" w:eastAsia="宋体" w:hAnsi="宋体" w:hint="eastAsia"/>
          <w:sz w:val="24"/>
          <w:szCs w:val="24"/>
        </w:rPr>
        <w:t>Hopfield网络模型</w:t>
      </w:r>
    </w:p>
    <w:p w:rsidR="00BB37AE" w:rsidRDefault="008D5AC3" w:rsidP="005C3CBC">
      <w:pPr>
        <w:spacing w:line="300" w:lineRule="auto"/>
        <w:ind w:firstLine="420"/>
        <w:rPr>
          <w:rFonts w:ascii="宋体" w:eastAsia="宋体" w:hAnsi="宋体"/>
          <w:sz w:val="24"/>
          <w:szCs w:val="24"/>
        </w:rPr>
      </w:pPr>
      <w:r>
        <w:rPr>
          <w:rFonts w:ascii="宋体" w:eastAsia="宋体" w:hAnsi="宋体" w:hint="eastAsia"/>
          <w:sz w:val="24"/>
          <w:szCs w:val="24"/>
        </w:rPr>
        <w:t>1990年，Jeff Elman提出了三层的Elman网络，这一模型受到了Michael Irwin Jordan所提出模型的启发，Jordan所提出的网络模型如下图：</w:t>
      </w:r>
    </w:p>
    <w:p w:rsidR="008D5AC3" w:rsidRDefault="008D5AC3" w:rsidP="008D5AC3">
      <w:pPr>
        <w:spacing w:line="300" w:lineRule="auto"/>
        <w:ind w:firstLine="420"/>
        <w:jc w:val="center"/>
        <w:rPr>
          <w:rFonts w:ascii="宋体" w:eastAsia="宋体" w:hAnsi="宋体"/>
          <w:sz w:val="24"/>
          <w:szCs w:val="24"/>
        </w:rPr>
      </w:pPr>
      <w:r>
        <w:rPr>
          <w:noProof/>
        </w:rPr>
        <w:lastRenderedPageBreak/>
        <w:drawing>
          <wp:inline distT="0" distB="0" distL="0" distR="0">
            <wp:extent cx="2505075" cy="2995719"/>
            <wp:effectExtent l="0" t="0" r="0" b="0"/>
            <wp:docPr id="9" name="图片 9" descr="historicalElmanJordan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icalElmanJordanNe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037" cy="3014808"/>
                    </a:xfrm>
                    <a:prstGeom prst="rect">
                      <a:avLst/>
                    </a:prstGeom>
                    <a:noFill/>
                    <a:ln>
                      <a:noFill/>
                    </a:ln>
                  </pic:spPr>
                </pic:pic>
              </a:graphicData>
            </a:graphic>
          </wp:inline>
        </w:drawing>
      </w:r>
    </w:p>
    <w:p w:rsidR="00274AFE" w:rsidRDefault="00274AFE" w:rsidP="008D5AC3">
      <w:pPr>
        <w:spacing w:line="300" w:lineRule="auto"/>
        <w:ind w:firstLine="420"/>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：J</w:t>
      </w:r>
      <w:r>
        <w:rPr>
          <w:rFonts w:ascii="宋体" w:eastAsia="宋体" w:hAnsi="宋体"/>
          <w:sz w:val="24"/>
          <w:szCs w:val="24"/>
        </w:rPr>
        <w:t>ordan网络结构</w:t>
      </w:r>
    </w:p>
    <w:p w:rsidR="008D5AC3" w:rsidRDefault="00B67F1C" w:rsidP="008D5AC3">
      <w:pPr>
        <w:spacing w:line="300" w:lineRule="auto"/>
        <w:rPr>
          <w:rFonts w:ascii="宋体" w:eastAsia="宋体" w:hAnsi="宋体"/>
          <w:sz w:val="24"/>
          <w:szCs w:val="24"/>
        </w:rPr>
      </w:pPr>
      <w:r>
        <w:rPr>
          <w:rFonts w:ascii="宋体" w:eastAsia="宋体" w:hAnsi="宋体" w:hint="eastAsia"/>
          <w:sz w:val="24"/>
          <w:szCs w:val="24"/>
        </w:rPr>
        <w:t>在Jordan网络中，</w:t>
      </w:r>
      <w:r w:rsidR="00BE5D3A">
        <w:rPr>
          <w:rFonts w:ascii="宋体" w:eastAsia="宋体" w:hAnsi="宋体" w:hint="eastAsia"/>
          <w:sz w:val="24"/>
          <w:szCs w:val="24"/>
        </w:rPr>
        <w:t>输出层将把结果反馈回到能反映上下文状态的状态单元，同时</w:t>
      </w:r>
      <w:r w:rsidR="007F1E20">
        <w:rPr>
          <w:rFonts w:ascii="宋体" w:eastAsia="宋体" w:hAnsi="宋体" w:hint="eastAsia"/>
          <w:sz w:val="24"/>
          <w:szCs w:val="24"/>
        </w:rPr>
        <w:t>状态单元也会将输出反馈给自己。</w:t>
      </w:r>
    </w:p>
    <w:p w:rsidR="00881FC6" w:rsidRDefault="007F1E20" w:rsidP="004B4843">
      <w:pPr>
        <w:spacing w:line="300" w:lineRule="auto"/>
        <w:ind w:firstLine="420"/>
        <w:rPr>
          <w:rFonts w:ascii="宋体" w:eastAsia="宋体" w:hAnsi="宋体"/>
          <w:sz w:val="24"/>
          <w:szCs w:val="24"/>
        </w:rPr>
      </w:pPr>
      <w:r>
        <w:rPr>
          <w:rFonts w:ascii="宋体" w:eastAsia="宋体" w:hAnsi="宋体" w:hint="eastAsia"/>
          <w:sz w:val="24"/>
          <w:szCs w:val="24"/>
        </w:rPr>
        <w:t>1992年，Schmidhuber发现了神经网络训练中的梯度消失问题，并在1997年提出了长短期记忆（Long Short Term Memory, LSTM）模型</w:t>
      </w:r>
      <w:r w:rsidR="003871ED">
        <w:rPr>
          <w:rFonts w:ascii="宋体" w:eastAsia="宋体" w:hAnsi="宋体" w:hint="eastAsia"/>
          <w:sz w:val="24"/>
          <w:szCs w:val="24"/>
        </w:rPr>
        <w:t>[</w:t>
      </w:r>
      <w:r w:rsidR="003871ED">
        <w:rPr>
          <w:rFonts w:ascii="宋体" w:eastAsia="宋体" w:hAnsi="宋体"/>
          <w:sz w:val="24"/>
          <w:szCs w:val="24"/>
        </w:rPr>
        <w:t>13</w:t>
      </w:r>
      <w:r w:rsidR="003871ED">
        <w:rPr>
          <w:rFonts w:ascii="宋体" w:eastAsia="宋体" w:hAnsi="宋体" w:hint="eastAsia"/>
          <w:sz w:val="24"/>
          <w:szCs w:val="24"/>
        </w:rPr>
        <w:t>]</w:t>
      </w:r>
      <w:r>
        <w:rPr>
          <w:rFonts w:ascii="宋体" w:eastAsia="宋体" w:hAnsi="宋体" w:hint="eastAsia"/>
          <w:sz w:val="24"/>
          <w:szCs w:val="24"/>
        </w:rPr>
        <w:t>。</w:t>
      </w:r>
      <w:r w:rsidR="00610FE9">
        <w:rPr>
          <w:rFonts w:ascii="宋体" w:eastAsia="宋体" w:hAnsi="宋体" w:hint="eastAsia"/>
          <w:sz w:val="24"/>
          <w:szCs w:val="24"/>
        </w:rPr>
        <w:t>LSTM</w:t>
      </w:r>
      <w:r w:rsidR="00274AFE">
        <w:rPr>
          <w:rFonts w:ascii="宋体" w:eastAsia="宋体" w:hAnsi="宋体" w:hint="eastAsia"/>
          <w:sz w:val="24"/>
          <w:szCs w:val="24"/>
        </w:rPr>
        <w:t>能够比较好的解决梯度消失问题，并且能更好地处理长时期依赖关系，在现在仍然有广泛的应用。</w:t>
      </w:r>
      <w:r w:rsidR="00881FC6">
        <w:rPr>
          <w:rFonts w:ascii="宋体" w:eastAsia="宋体" w:hAnsi="宋体"/>
          <w:sz w:val="24"/>
          <w:szCs w:val="24"/>
        </w:rPr>
        <w:t>在</w:t>
      </w:r>
      <w:r w:rsidR="00881FC6">
        <w:rPr>
          <w:rFonts w:ascii="宋体" w:eastAsia="宋体" w:hAnsi="宋体" w:hint="eastAsia"/>
          <w:sz w:val="24"/>
          <w:szCs w:val="24"/>
        </w:rPr>
        <w:t>LSTM之后，还有数种RNN模型被提出来，如双向递归神经网络（Bidirectional Recurrent Neural Network, BRNN）、神经抽象金字塔（Neural Abastraction Pyramid, NAP）、门控</w:t>
      </w:r>
      <w:r w:rsidR="003A48BF">
        <w:rPr>
          <w:rFonts w:ascii="宋体" w:eastAsia="宋体" w:hAnsi="宋体" w:hint="eastAsia"/>
          <w:sz w:val="24"/>
          <w:szCs w:val="24"/>
        </w:rPr>
        <w:t>循环单元</w:t>
      </w:r>
      <w:r w:rsidR="004B4843">
        <w:rPr>
          <w:rFonts w:ascii="宋体" w:eastAsia="宋体" w:hAnsi="宋体" w:hint="eastAsia"/>
          <w:sz w:val="24"/>
          <w:szCs w:val="24"/>
        </w:rPr>
        <w:t xml:space="preserve">（Gated Recurrent </w:t>
      </w:r>
      <w:r w:rsidR="003A48BF">
        <w:rPr>
          <w:rFonts w:ascii="宋体" w:eastAsia="宋体" w:hAnsi="宋体"/>
          <w:sz w:val="24"/>
          <w:szCs w:val="24"/>
        </w:rPr>
        <w:t>Unit</w:t>
      </w:r>
      <w:r w:rsidR="004B4843">
        <w:rPr>
          <w:rFonts w:ascii="宋体" w:eastAsia="宋体" w:hAnsi="宋体" w:hint="eastAsia"/>
          <w:sz w:val="24"/>
          <w:szCs w:val="24"/>
        </w:rPr>
        <w:t>, GRU）等。最近几年还有研究者尝试将RNN与CNN组合起来。</w:t>
      </w:r>
    </w:p>
    <w:p w:rsidR="004B4843" w:rsidRPr="005C3CBC" w:rsidRDefault="006301B1" w:rsidP="004B4843">
      <w:pPr>
        <w:spacing w:line="300" w:lineRule="auto"/>
        <w:ind w:firstLine="420"/>
        <w:rPr>
          <w:rFonts w:ascii="宋体" w:eastAsia="宋体" w:hAnsi="宋体"/>
          <w:sz w:val="24"/>
          <w:szCs w:val="24"/>
        </w:rPr>
      </w:pPr>
      <w:r>
        <w:rPr>
          <w:rFonts w:ascii="宋体" w:eastAsia="宋体" w:hAnsi="宋体"/>
          <w:sz w:val="24"/>
          <w:szCs w:val="24"/>
        </w:rPr>
        <w:t>RNN所引入的递归结</w:t>
      </w:r>
      <w:r w:rsidR="00945858">
        <w:rPr>
          <w:rFonts w:ascii="宋体" w:eastAsia="宋体" w:hAnsi="宋体"/>
          <w:sz w:val="24"/>
          <w:szCs w:val="24"/>
        </w:rPr>
        <w:t>构让处理单元可以结合上下文信息对特征进行处理</w:t>
      </w:r>
      <w:r w:rsidR="00945858">
        <w:rPr>
          <w:rFonts w:ascii="宋体" w:eastAsia="宋体" w:hAnsi="宋体" w:hint="eastAsia"/>
          <w:sz w:val="24"/>
          <w:szCs w:val="24"/>
        </w:rPr>
        <w:t>，</w:t>
      </w:r>
      <w:r w:rsidR="00945858">
        <w:rPr>
          <w:rFonts w:ascii="宋体" w:eastAsia="宋体" w:hAnsi="宋体"/>
          <w:sz w:val="24"/>
          <w:szCs w:val="24"/>
        </w:rPr>
        <w:t>同时递归的结构相当于用比较少的参数增加了神经网络的深度</w:t>
      </w:r>
      <w:r w:rsidR="00945858">
        <w:rPr>
          <w:rFonts w:ascii="宋体" w:eastAsia="宋体" w:hAnsi="宋体" w:hint="eastAsia"/>
          <w:sz w:val="24"/>
          <w:szCs w:val="24"/>
        </w:rPr>
        <w:t>。RNN的递归结构让网络有了一定的记忆能力，因此常用于输入是一个流的情况，例如自然语言处理、语音识别</w:t>
      </w:r>
      <w:r w:rsidR="003252B2">
        <w:rPr>
          <w:rFonts w:ascii="宋体" w:eastAsia="宋体" w:hAnsi="宋体" w:hint="eastAsia"/>
          <w:sz w:val="24"/>
          <w:szCs w:val="24"/>
        </w:rPr>
        <w:t>、机器翻译等任务</w:t>
      </w:r>
      <w:r w:rsidR="00945858">
        <w:rPr>
          <w:rFonts w:ascii="宋体" w:eastAsia="宋体" w:hAnsi="宋体" w:hint="eastAsia"/>
          <w:sz w:val="24"/>
          <w:szCs w:val="24"/>
        </w:rPr>
        <w:t>。</w:t>
      </w:r>
    </w:p>
    <w:p w:rsidR="00BB37AE" w:rsidRDefault="00BB37AE" w:rsidP="00367A1D">
      <w:pPr>
        <w:pStyle w:val="a3"/>
        <w:spacing w:line="300" w:lineRule="auto"/>
        <w:ind w:left="360" w:firstLineChars="0" w:firstLine="0"/>
        <w:rPr>
          <w:rFonts w:ascii="宋体" w:eastAsia="宋体" w:hAnsi="宋体"/>
          <w:sz w:val="24"/>
          <w:szCs w:val="24"/>
        </w:rPr>
      </w:pPr>
    </w:p>
    <w:p w:rsidR="00BB37AE" w:rsidRPr="00BB37AE" w:rsidRDefault="00BB37AE" w:rsidP="00BB37AE">
      <w:pPr>
        <w:spacing w:line="300" w:lineRule="auto"/>
        <w:rPr>
          <w:rFonts w:ascii="宋体" w:eastAsia="宋体" w:hAnsi="宋体"/>
          <w:sz w:val="24"/>
          <w:szCs w:val="24"/>
        </w:rPr>
      </w:pPr>
      <w:r w:rsidRPr="00BB37AE">
        <w:rPr>
          <w:rFonts w:ascii="宋体" w:eastAsia="宋体" w:hAnsi="宋体" w:hint="eastAsia"/>
          <w:sz w:val="24"/>
          <w:szCs w:val="24"/>
        </w:rPr>
        <w:t>2）</w:t>
      </w:r>
      <w:r>
        <w:rPr>
          <w:rFonts w:ascii="宋体" w:eastAsia="宋体" w:hAnsi="宋体" w:hint="eastAsia"/>
          <w:sz w:val="24"/>
          <w:szCs w:val="24"/>
        </w:rPr>
        <w:t>递归神经网络结构</w:t>
      </w:r>
    </w:p>
    <w:p w:rsidR="00367A1D" w:rsidRDefault="003252B2" w:rsidP="00975DD7">
      <w:pPr>
        <w:spacing w:line="300" w:lineRule="auto"/>
        <w:ind w:firstLine="360"/>
        <w:rPr>
          <w:rFonts w:ascii="宋体" w:eastAsia="宋体" w:hAnsi="宋体"/>
          <w:sz w:val="24"/>
          <w:szCs w:val="24"/>
        </w:rPr>
      </w:pPr>
      <w:r w:rsidRPr="00975DD7">
        <w:rPr>
          <w:rFonts w:ascii="宋体" w:eastAsia="宋体" w:hAnsi="宋体"/>
          <w:sz w:val="24"/>
          <w:szCs w:val="24"/>
        </w:rPr>
        <w:t>递归神经网络有多种变种</w:t>
      </w:r>
      <w:r w:rsidR="00975DD7" w:rsidRPr="00975DD7">
        <w:rPr>
          <w:rFonts w:ascii="宋体" w:eastAsia="宋体" w:hAnsi="宋体" w:hint="eastAsia"/>
          <w:sz w:val="24"/>
          <w:szCs w:val="24"/>
        </w:rPr>
        <w:t>，</w:t>
      </w:r>
      <w:r w:rsidR="00975DD7" w:rsidRPr="00975DD7">
        <w:rPr>
          <w:rFonts w:ascii="宋体" w:eastAsia="宋体" w:hAnsi="宋体"/>
          <w:sz w:val="24"/>
          <w:szCs w:val="24"/>
        </w:rPr>
        <w:t>这里选择两个应用比较广泛的变种进行介绍</w:t>
      </w:r>
      <w:r w:rsidR="00975DD7" w:rsidRPr="00975DD7">
        <w:rPr>
          <w:rFonts w:ascii="宋体" w:eastAsia="宋体" w:hAnsi="宋体" w:hint="eastAsia"/>
          <w:sz w:val="24"/>
          <w:szCs w:val="24"/>
        </w:rPr>
        <w:t>：LSTM和GRU</w:t>
      </w:r>
      <w:r w:rsidR="00975DD7">
        <w:rPr>
          <w:rFonts w:ascii="宋体" w:eastAsia="宋体" w:hAnsi="宋体" w:hint="eastAsia"/>
          <w:sz w:val="24"/>
          <w:szCs w:val="24"/>
        </w:rPr>
        <w:t>。</w:t>
      </w:r>
    </w:p>
    <w:p w:rsidR="00975DD7" w:rsidRDefault="00975DD7" w:rsidP="00975DD7">
      <w:pPr>
        <w:spacing w:line="300" w:lineRule="auto"/>
        <w:ind w:firstLine="360"/>
        <w:rPr>
          <w:rFonts w:ascii="宋体" w:eastAsia="宋体" w:hAnsi="宋体"/>
          <w:sz w:val="24"/>
          <w:szCs w:val="24"/>
        </w:rPr>
      </w:pPr>
      <w:r>
        <w:rPr>
          <w:rFonts w:ascii="宋体" w:eastAsia="宋体" w:hAnsi="宋体" w:hint="eastAsia"/>
          <w:sz w:val="24"/>
          <w:szCs w:val="24"/>
        </w:rPr>
        <w:t>LSTM网络模型由Schmidhuber</w:t>
      </w:r>
      <w:r w:rsidR="008F6C87">
        <w:rPr>
          <w:rFonts w:ascii="宋体" w:eastAsia="宋体" w:hAnsi="宋体"/>
          <w:sz w:val="24"/>
          <w:szCs w:val="24"/>
        </w:rPr>
        <w:t>h和</w:t>
      </w:r>
      <w:r w:rsidR="008F6C87">
        <w:rPr>
          <w:rFonts w:ascii="宋体" w:eastAsia="宋体" w:hAnsi="宋体" w:hint="eastAsia"/>
          <w:sz w:val="24"/>
          <w:szCs w:val="24"/>
        </w:rPr>
        <w:t>Hochreiter</w:t>
      </w:r>
      <w:r>
        <w:rPr>
          <w:rFonts w:ascii="宋体" w:eastAsia="宋体" w:hAnsi="宋体" w:hint="eastAsia"/>
          <w:sz w:val="24"/>
          <w:szCs w:val="24"/>
        </w:rPr>
        <w:t>在1997年</w:t>
      </w:r>
      <w:r w:rsidR="008F6C87">
        <w:rPr>
          <w:rFonts w:ascii="宋体" w:eastAsia="宋体" w:hAnsi="宋体" w:hint="eastAsia"/>
          <w:sz w:val="24"/>
          <w:szCs w:val="24"/>
        </w:rPr>
        <w:t>共同</w:t>
      </w:r>
      <w:r>
        <w:rPr>
          <w:rFonts w:ascii="宋体" w:eastAsia="宋体" w:hAnsi="宋体" w:hint="eastAsia"/>
          <w:sz w:val="24"/>
          <w:szCs w:val="24"/>
        </w:rPr>
        <w:t>提出</w:t>
      </w:r>
      <w:r w:rsidR="003871ED">
        <w:rPr>
          <w:rFonts w:ascii="宋体" w:eastAsia="宋体" w:hAnsi="宋体" w:hint="eastAsia"/>
          <w:sz w:val="24"/>
          <w:szCs w:val="24"/>
        </w:rPr>
        <w:t>[</w:t>
      </w:r>
      <w:r w:rsidR="003871ED">
        <w:rPr>
          <w:rFonts w:ascii="宋体" w:eastAsia="宋体" w:hAnsi="宋体"/>
          <w:sz w:val="24"/>
          <w:szCs w:val="24"/>
        </w:rPr>
        <w:t>13</w:t>
      </w:r>
      <w:r w:rsidR="003871ED">
        <w:rPr>
          <w:rFonts w:ascii="宋体" w:eastAsia="宋体" w:hAnsi="宋体" w:hint="eastAsia"/>
          <w:sz w:val="24"/>
          <w:szCs w:val="24"/>
        </w:rPr>
        <w:t>]</w:t>
      </w:r>
      <w:r>
        <w:rPr>
          <w:rFonts w:ascii="宋体" w:eastAsia="宋体" w:hAnsi="宋体" w:hint="eastAsia"/>
          <w:sz w:val="24"/>
          <w:szCs w:val="24"/>
        </w:rPr>
        <w:t>。</w:t>
      </w:r>
      <w:r w:rsidR="008F6C87">
        <w:rPr>
          <w:rFonts w:ascii="宋体" w:eastAsia="宋体" w:hAnsi="宋体" w:hint="eastAsia"/>
          <w:sz w:val="24"/>
          <w:szCs w:val="24"/>
        </w:rPr>
        <w:t>LSTM相对于传统RNN最大的改进是引入了细胞状态</w:t>
      </w:r>
      <w:r w:rsidR="00455CBD">
        <w:rPr>
          <w:rFonts w:ascii="宋体" w:eastAsia="宋体" w:hAnsi="宋体" w:hint="eastAsia"/>
          <w:sz w:val="24"/>
          <w:szCs w:val="24"/>
        </w:rPr>
        <w:t>，使得神经元可以长期地记忆信息</w:t>
      </w:r>
      <w:r w:rsidR="006F2523">
        <w:rPr>
          <w:rFonts w:ascii="宋体" w:eastAsia="宋体" w:hAnsi="宋体" w:hint="eastAsia"/>
          <w:sz w:val="24"/>
          <w:szCs w:val="24"/>
        </w:rPr>
        <w:t>。</w:t>
      </w:r>
      <w:r w:rsidR="00EA2014">
        <w:rPr>
          <w:rFonts w:ascii="宋体" w:eastAsia="宋体" w:hAnsi="宋体" w:hint="eastAsia"/>
          <w:sz w:val="24"/>
          <w:szCs w:val="24"/>
        </w:rPr>
        <w:t>LSTM网络中神经元包括了四个部分：细胞状态、输入门、输出门和遗忘门。</w:t>
      </w:r>
    </w:p>
    <w:p w:rsidR="00B15D9C" w:rsidRPr="00975DD7" w:rsidRDefault="00B15D9C" w:rsidP="00E30F95">
      <w:pPr>
        <w:spacing w:line="300" w:lineRule="auto"/>
        <w:jc w:val="center"/>
        <w:rPr>
          <w:rFonts w:ascii="宋体" w:eastAsia="宋体" w:hAnsi="宋体"/>
          <w:sz w:val="24"/>
          <w:szCs w:val="24"/>
        </w:rPr>
      </w:pPr>
      <w:r>
        <w:rPr>
          <w:noProof/>
        </w:rPr>
        <w:lastRenderedPageBreak/>
        <w:drawing>
          <wp:inline distT="0" distB="0" distL="0" distR="0">
            <wp:extent cx="5274310" cy="1981634"/>
            <wp:effectExtent l="0" t="0" r="2540" b="0"/>
            <wp:docPr id="11" name="图片 11" descr="https://upload-images.jianshu.io/upload_images/42741-b9a16a53d58ca2b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42741-b9a16a53d58ca2b9.png?imageMogr2/auto-orient/strip%7CimageView2/2/w/7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81634"/>
                    </a:xfrm>
                    <a:prstGeom prst="rect">
                      <a:avLst/>
                    </a:prstGeom>
                    <a:noFill/>
                    <a:ln>
                      <a:noFill/>
                    </a:ln>
                  </pic:spPr>
                </pic:pic>
              </a:graphicData>
            </a:graphic>
          </wp:inline>
        </w:drawing>
      </w:r>
    </w:p>
    <w:p w:rsidR="0098176B" w:rsidRDefault="00E30F95" w:rsidP="00E30F95">
      <w:pPr>
        <w:pStyle w:val="a3"/>
        <w:spacing w:line="300" w:lineRule="auto"/>
        <w:ind w:left="360" w:firstLineChars="0" w:firstLine="0"/>
        <w:jc w:val="center"/>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：LSTM</w:t>
      </w:r>
      <w:r w:rsidR="00215B9B">
        <w:rPr>
          <w:rFonts w:ascii="宋体" w:eastAsia="宋体" w:hAnsi="宋体" w:hint="eastAsia"/>
          <w:sz w:val="24"/>
          <w:szCs w:val="24"/>
        </w:rPr>
        <w:t>示意图</w:t>
      </w:r>
    </w:p>
    <w:p w:rsidR="00B15D9C" w:rsidRPr="00A03133" w:rsidRDefault="0074056C" w:rsidP="00A03133">
      <w:pPr>
        <w:spacing w:line="300" w:lineRule="auto"/>
        <w:ind w:firstLine="360"/>
        <w:rPr>
          <w:rFonts w:ascii="宋体" w:eastAsia="宋体" w:hAnsi="宋体"/>
          <w:sz w:val="24"/>
          <w:szCs w:val="24"/>
        </w:rPr>
      </w:pPr>
      <w:r w:rsidRPr="00A03133">
        <w:rPr>
          <w:rFonts w:ascii="宋体" w:eastAsia="宋体" w:hAnsi="宋体"/>
          <w:sz w:val="24"/>
          <w:szCs w:val="24"/>
        </w:rPr>
        <w:t>细胞状态是图中上方贯穿的水平线</w:t>
      </w:r>
      <w:r w:rsidRPr="00A03133">
        <w:rPr>
          <w:rFonts w:ascii="宋体" w:eastAsia="宋体" w:hAnsi="宋体" w:hint="eastAsia"/>
          <w:sz w:val="24"/>
          <w:szCs w:val="24"/>
        </w:rPr>
        <w:t>，</w:t>
      </w:r>
      <w:r w:rsidRPr="00A03133">
        <w:rPr>
          <w:rFonts w:ascii="宋体" w:eastAsia="宋体" w:hAnsi="宋体"/>
          <w:sz w:val="24"/>
          <w:szCs w:val="24"/>
        </w:rPr>
        <w:t>神经元通过细胞状态传递信息</w:t>
      </w:r>
      <w:r w:rsidR="00A03133" w:rsidRPr="00A03133">
        <w:rPr>
          <w:rFonts w:ascii="宋体" w:eastAsia="宋体" w:hAnsi="宋体" w:hint="eastAsia"/>
          <w:sz w:val="24"/>
          <w:szCs w:val="24"/>
        </w:rPr>
        <w:t>，</w:t>
      </w:r>
      <w:r w:rsidR="00A03133" w:rsidRPr="00A03133">
        <w:rPr>
          <w:rFonts w:ascii="宋体" w:eastAsia="宋体" w:hAnsi="宋体"/>
          <w:sz w:val="24"/>
          <w:szCs w:val="24"/>
        </w:rPr>
        <w:t>三个门用来</w:t>
      </w:r>
      <w:r w:rsidR="00A03133">
        <w:rPr>
          <w:rFonts w:ascii="宋体" w:eastAsia="宋体" w:hAnsi="宋体"/>
          <w:sz w:val="24"/>
          <w:szCs w:val="24"/>
        </w:rPr>
        <w:t>控制细胞状态的改变</w:t>
      </w:r>
      <w:r w:rsidRPr="00A03133">
        <w:rPr>
          <w:rFonts w:ascii="宋体" w:eastAsia="宋体" w:hAnsi="宋体" w:hint="eastAsia"/>
          <w:sz w:val="24"/>
          <w:szCs w:val="24"/>
        </w:rPr>
        <w:t>。</w:t>
      </w:r>
      <w:r w:rsidR="002318AF">
        <w:rPr>
          <w:rFonts w:ascii="宋体" w:eastAsia="宋体" w:hAnsi="宋体" w:hint="eastAsia"/>
          <w:sz w:val="24"/>
          <w:szCs w:val="24"/>
        </w:rPr>
        <w:t>在每个处理周期开始时，神经元首先</w:t>
      </w:r>
      <w:r w:rsidR="001C5C52">
        <w:rPr>
          <w:rFonts w:ascii="宋体" w:eastAsia="宋体" w:hAnsi="宋体" w:hint="eastAsia"/>
          <w:sz w:val="24"/>
          <w:szCs w:val="24"/>
        </w:rPr>
        <w:t>根据输入</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001C5C52">
        <w:rPr>
          <w:rFonts w:ascii="宋体" w:eastAsia="宋体" w:hAnsi="宋体" w:hint="eastAsia"/>
          <w:sz w:val="24"/>
          <w:szCs w:val="24"/>
        </w:rPr>
        <w:t>来</w:t>
      </w:r>
      <w:r w:rsidR="002318AF">
        <w:rPr>
          <w:rFonts w:ascii="宋体" w:eastAsia="宋体" w:hAnsi="宋体" w:hint="eastAsia"/>
          <w:sz w:val="24"/>
          <w:szCs w:val="24"/>
        </w:rPr>
        <w:t>处理上一个周期的输出状态</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t-1</m:t>
            </m:r>
          </m:sub>
        </m:sSub>
      </m:oMath>
      <w:r w:rsidR="002318AF">
        <w:rPr>
          <w:rFonts w:ascii="宋体" w:eastAsia="宋体" w:hAnsi="宋体" w:hint="eastAsia"/>
          <w:sz w:val="24"/>
          <w:szCs w:val="24"/>
        </w:rPr>
        <w:t>，</w:t>
      </w:r>
      <w:r w:rsidR="002318AF">
        <w:rPr>
          <w:rFonts w:ascii="宋体" w:eastAsia="宋体" w:hAnsi="宋体"/>
          <w:sz w:val="24"/>
          <w:szCs w:val="24"/>
        </w:rPr>
        <w:t>决定需要遗忘哪些信息</w:t>
      </w:r>
      <w:r w:rsidR="002318AF">
        <w:rPr>
          <w:rFonts w:ascii="宋体" w:eastAsia="宋体" w:hAnsi="宋体" w:hint="eastAsia"/>
          <w:sz w:val="24"/>
          <w:szCs w:val="24"/>
        </w:rPr>
        <w:t>，</w:t>
      </w:r>
      <w:r w:rsidR="002318AF">
        <w:rPr>
          <w:rFonts w:ascii="宋体" w:eastAsia="宋体" w:hAnsi="宋体"/>
          <w:sz w:val="24"/>
          <w:szCs w:val="24"/>
        </w:rPr>
        <w:t>这是遗忘门所完成的工作</w:t>
      </w:r>
      <w:r w:rsidR="002318AF">
        <w:rPr>
          <w:rFonts w:ascii="宋体" w:eastAsia="宋体" w:hAnsi="宋体" w:hint="eastAsia"/>
          <w:sz w:val="24"/>
          <w:szCs w:val="24"/>
        </w:rPr>
        <w:t>；</w:t>
      </w:r>
      <w:r w:rsidR="002318AF">
        <w:rPr>
          <w:rFonts w:ascii="宋体" w:eastAsia="宋体" w:hAnsi="宋体"/>
          <w:sz w:val="24"/>
          <w:szCs w:val="24"/>
        </w:rPr>
        <w:t>接下来输入门</w:t>
      </w:r>
      <w:r w:rsidR="009D3BB0">
        <w:rPr>
          <w:rFonts w:ascii="宋体" w:eastAsia="宋体" w:hAnsi="宋体"/>
          <w:sz w:val="24"/>
          <w:szCs w:val="24"/>
        </w:rPr>
        <w:t>根据权重决定输入中的哪些部分会被更新到细胞状态中</w:t>
      </w:r>
      <w:r w:rsidR="009D3BB0">
        <w:rPr>
          <w:rFonts w:ascii="宋体" w:eastAsia="宋体" w:hAnsi="宋体" w:hint="eastAsia"/>
          <w:sz w:val="24"/>
          <w:szCs w:val="24"/>
        </w:rPr>
        <w:t>，；</w:t>
      </w:r>
      <w:r w:rsidR="009D3BB0">
        <w:rPr>
          <w:rFonts w:ascii="宋体" w:eastAsia="宋体" w:hAnsi="宋体"/>
          <w:sz w:val="24"/>
          <w:szCs w:val="24"/>
        </w:rPr>
        <w:t>最后输出门对细胞状态进行过滤</w:t>
      </w:r>
      <w:r w:rsidR="009D3BB0">
        <w:rPr>
          <w:rFonts w:ascii="宋体" w:eastAsia="宋体" w:hAnsi="宋体" w:hint="eastAsia"/>
          <w:sz w:val="24"/>
          <w:szCs w:val="24"/>
        </w:rPr>
        <w:t>，</w:t>
      </w:r>
      <w:r w:rsidR="009D3BB0">
        <w:rPr>
          <w:rFonts w:ascii="宋体" w:eastAsia="宋体" w:hAnsi="宋体"/>
          <w:sz w:val="24"/>
          <w:szCs w:val="24"/>
        </w:rPr>
        <w:t>决定哪些细胞状态可以输出出去</w:t>
      </w:r>
      <w:r w:rsidR="009D3BB0">
        <w:rPr>
          <w:rFonts w:ascii="宋体" w:eastAsia="宋体" w:hAnsi="宋体" w:hint="eastAsia"/>
          <w:sz w:val="24"/>
          <w:szCs w:val="24"/>
        </w:rPr>
        <w:t>，</w:t>
      </w:r>
      <w:r w:rsidR="009D3BB0">
        <w:rPr>
          <w:rFonts w:ascii="宋体" w:eastAsia="宋体" w:hAnsi="宋体"/>
          <w:sz w:val="24"/>
          <w:szCs w:val="24"/>
        </w:rPr>
        <w:t>最终产生新的输出</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t</m:t>
            </m:r>
          </m:sub>
        </m:sSub>
      </m:oMath>
      <w:r w:rsidR="009D3BB0">
        <w:rPr>
          <w:rFonts w:ascii="宋体" w:eastAsia="宋体" w:hAnsi="宋体" w:hint="eastAsia"/>
          <w:sz w:val="24"/>
          <w:szCs w:val="24"/>
        </w:rPr>
        <w:t>。</w:t>
      </w:r>
    </w:p>
    <w:p w:rsidR="00B15D9C" w:rsidRPr="003636F2" w:rsidRDefault="00D440DF" w:rsidP="003636F2">
      <w:pPr>
        <w:spacing w:line="300" w:lineRule="auto"/>
        <w:ind w:firstLine="360"/>
        <w:rPr>
          <w:rFonts w:ascii="宋体" w:eastAsia="宋体" w:hAnsi="宋体"/>
          <w:sz w:val="24"/>
          <w:szCs w:val="24"/>
        </w:rPr>
      </w:pPr>
      <w:r w:rsidRPr="003636F2">
        <w:rPr>
          <w:rFonts w:ascii="宋体" w:eastAsia="宋体" w:hAnsi="宋体" w:hint="eastAsia"/>
          <w:sz w:val="24"/>
          <w:szCs w:val="24"/>
        </w:rPr>
        <w:t>GRU是LSTM的一个变体。</w:t>
      </w:r>
      <w:r w:rsidR="003636F2" w:rsidRPr="003636F2">
        <w:rPr>
          <w:rFonts w:ascii="宋体" w:eastAsia="宋体" w:hAnsi="宋体" w:hint="eastAsia"/>
          <w:sz w:val="24"/>
          <w:szCs w:val="24"/>
        </w:rPr>
        <w:t>GRU将LSTM的三个门缩减为两个门：复位门和更新门</w:t>
      </w:r>
      <w:r w:rsidR="003636F2">
        <w:rPr>
          <w:rFonts w:ascii="宋体" w:eastAsia="宋体" w:hAnsi="宋体" w:hint="eastAsia"/>
          <w:sz w:val="24"/>
          <w:szCs w:val="24"/>
        </w:rPr>
        <w:t>。复位门决定如何把新的输入与之前的细胞状态相组合，更新门决定保留多少之前的状态。GRU删除了输出门，对神经元的输出不进行筛选。</w:t>
      </w:r>
      <w:r w:rsidR="00D14C4E">
        <w:rPr>
          <w:rFonts w:ascii="宋体" w:eastAsia="宋体" w:hAnsi="宋体" w:hint="eastAsia"/>
          <w:sz w:val="24"/>
          <w:szCs w:val="24"/>
        </w:rPr>
        <w:t>GRU与LSTM在运行效果上没有明显的优劣。</w:t>
      </w:r>
    </w:p>
    <w:p w:rsidR="00D440DF" w:rsidRPr="003636F2" w:rsidRDefault="00D440DF" w:rsidP="00367A1D">
      <w:pPr>
        <w:pStyle w:val="a3"/>
        <w:spacing w:line="300" w:lineRule="auto"/>
        <w:ind w:left="360" w:firstLineChars="0" w:firstLine="0"/>
        <w:rPr>
          <w:rFonts w:ascii="宋体" w:eastAsia="宋体" w:hAnsi="宋体"/>
          <w:sz w:val="24"/>
          <w:szCs w:val="24"/>
        </w:rPr>
      </w:pPr>
    </w:p>
    <w:p w:rsidR="00981FA1" w:rsidRPr="00BE651A" w:rsidRDefault="00981FA1" w:rsidP="00BE651A">
      <w:pPr>
        <w:pStyle w:val="a3"/>
        <w:numPr>
          <w:ilvl w:val="0"/>
          <w:numId w:val="3"/>
        </w:numPr>
        <w:spacing w:line="300" w:lineRule="auto"/>
        <w:ind w:firstLineChars="0"/>
        <w:rPr>
          <w:rFonts w:ascii="宋体" w:eastAsia="宋体" w:hAnsi="宋体"/>
          <w:sz w:val="24"/>
          <w:szCs w:val="24"/>
        </w:rPr>
      </w:pPr>
      <w:r>
        <w:rPr>
          <w:rFonts w:ascii="宋体" w:eastAsia="宋体" w:hAnsi="宋体"/>
          <w:sz w:val="24"/>
          <w:szCs w:val="24"/>
        </w:rPr>
        <w:t>脉冲神经网络</w:t>
      </w:r>
      <w:r>
        <w:rPr>
          <w:rFonts w:ascii="宋体" w:eastAsia="宋体" w:hAnsi="宋体" w:hint="eastAsia"/>
          <w:sz w:val="24"/>
          <w:szCs w:val="24"/>
        </w:rPr>
        <w:t>（Spiking Neural Network, SNN）</w:t>
      </w:r>
    </w:p>
    <w:p w:rsidR="00741386" w:rsidRDefault="009E5F8D" w:rsidP="009E5F8D">
      <w:pPr>
        <w:spacing w:line="300" w:lineRule="auto"/>
        <w:ind w:firstLine="360"/>
        <w:rPr>
          <w:rFonts w:ascii="宋体" w:eastAsia="宋体" w:hAnsi="宋体"/>
          <w:sz w:val="24"/>
          <w:szCs w:val="24"/>
        </w:rPr>
      </w:pPr>
      <w:r>
        <w:rPr>
          <w:rFonts w:ascii="宋体" w:eastAsia="宋体" w:hAnsi="宋体" w:hint="eastAsia"/>
          <w:sz w:val="24"/>
          <w:szCs w:val="24"/>
        </w:rPr>
        <w:t>相比于其他人工神经网络，脉冲神经网络引入了时间的概念。网络中的神经元并不是根据固定的循环周期给出输出，而是以类似生物神经系统中的模式，在</w:t>
      </w:r>
      <w:r w:rsidR="00801BFF">
        <w:rPr>
          <w:rFonts w:ascii="宋体" w:eastAsia="宋体" w:hAnsi="宋体" w:hint="eastAsia"/>
          <w:sz w:val="24"/>
          <w:szCs w:val="24"/>
        </w:rPr>
        <w:t>神经元的状态超过某一阈值后才向之后的神经元传递信息。这种工作模式让脉冲神经网络更接近生物神经网络。</w:t>
      </w:r>
    </w:p>
    <w:p w:rsidR="00A33713" w:rsidRDefault="00801BFF" w:rsidP="00A33713">
      <w:pPr>
        <w:spacing w:line="300" w:lineRule="auto"/>
        <w:ind w:firstLine="360"/>
        <w:rPr>
          <w:rFonts w:ascii="宋体" w:eastAsia="宋体" w:hAnsi="宋体"/>
          <w:sz w:val="24"/>
          <w:szCs w:val="24"/>
        </w:rPr>
      </w:pPr>
      <w:r>
        <w:rPr>
          <w:rFonts w:ascii="宋体" w:eastAsia="宋体" w:hAnsi="宋体" w:hint="eastAsia"/>
          <w:sz w:val="24"/>
          <w:szCs w:val="24"/>
        </w:rPr>
        <w:t>脉冲神经网络使用的神经元模型往往直接来源于神经科学所提出的模型</w:t>
      </w:r>
      <w:r w:rsidR="00C21EC0">
        <w:rPr>
          <w:rFonts w:ascii="宋体" w:eastAsia="宋体" w:hAnsi="宋体" w:hint="eastAsia"/>
          <w:sz w:val="24"/>
          <w:szCs w:val="24"/>
        </w:rPr>
        <w:t>，如HH模型、LIF模型和Izhikevich模型。</w:t>
      </w:r>
      <w:r w:rsidR="00B00FD7">
        <w:rPr>
          <w:rFonts w:ascii="宋体" w:eastAsia="宋体" w:hAnsi="宋体" w:hint="eastAsia"/>
          <w:sz w:val="24"/>
          <w:szCs w:val="24"/>
        </w:rPr>
        <w:t>由于使用了更接近真实生物神经元的模型，理论上来说脉冲神经网络不仅可以像其他人工神经网络一样完成信息处理的任务，还可以用来模拟生物神经系统，验证生物学假说是否成立。</w:t>
      </w:r>
    </w:p>
    <w:p w:rsidR="00A33713" w:rsidRDefault="00A33713" w:rsidP="00A33713">
      <w:pPr>
        <w:spacing w:line="300" w:lineRule="auto"/>
        <w:ind w:firstLine="360"/>
        <w:rPr>
          <w:rFonts w:ascii="宋体" w:eastAsia="宋体" w:hAnsi="宋体"/>
          <w:sz w:val="24"/>
          <w:szCs w:val="24"/>
        </w:rPr>
      </w:pPr>
      <w:r>
        <w:rPr>
          <w:rFonts w:ascii="宋体" w:eastAsia="宋体" w:hAnsi="宋体" w:hint="eastAsia"/>
          <w:sz w:val="24"/>
          <w:szCs w:val="24"/>
        </w:rPr>
        <w:t>但是在实际工程中，脉冲神经网络还无法达到理论上的高度。脉冲神经网络目前在生物学模拟方面的有效性已经获得了证明，然而在真实世界应用上仍然存在不足，一个重要的原因是多层SNN没有特别有效的训练方法。对于单层SN</w:t>
      </w:r>
      <w:r>
        <w:rPr>
          <w:rFonts w:ascii="宋体" w:eastAsia="宋体" w:hAnsi="宋体"/>
          <w:sz w:val="24"/>
          <w:szCs w:val="24"/>
        </w:rPr>
        <w:t>N</w:t>
      </w:r>
      <w:r>
        <w:rPr>
          <w:rFonts w:ascii="宋体" w:eastAsia="宋体" w:hAnsi="宋体" w:hint="eastAsia"/>
          <w:sz w:val="24"/>
          <w:szCs w:val="24"/>
        </w:rPr>
        <w:t>，目前脉冲神经元的主要学习算法包括ReSuMe</w:t>
      </w:r>
      <w:r w:rsidR="005C674E">
        <w:rPr>
          <w:rFonts w:ascii="宋体" w:eastAsia="宋体" w:hAnsi="宋体"/>
          <w:sz w:val="24"/>
          <w:szCs w:val="24"/>
        </w:rPr>
        <w:t>[19]</w:t>
      </w:r>
      <w:r>
        <w:rPr>
          <w:rFonts w:ascii="宋体" w:eastAsia="宋体" w:hAnsi="宋体" w:hint="eastAsia"/>
          <w:sz w:val="24"/>
          <w:szCs w:val="24"/>
        </w:rPr>
        <w:t>、SPAN</w:t>
      </w:r>
      <w:r w:rsidR="005C674E">
        <w:rPr>
          <w:rFonts w:ascii="宋体" w:eastAsia="宋体" w:hAnsi="宋体"/>
          <w:sz w:val="24"/>
          <w:szCs w:val="24"/>
        </w:rPr>
        <w:t>[20]</w:t>
      </w:r>
      <w:r>
        <w:rPr>
          <w:rFonts w:ascii="宋体" w:eastAsia="宋体" w:hAnsi="宋体" w:hint="eastAsia"/>
          <w:sz w:val="24"/>
          <w:szCs w:val="24"/>
        </w:rPr>
        <w:t xml:space="preserve">等，已经取得了较大的进展。但是单层的SNN无法解决异或等重要问题，为此有必要增大SNN的层数。在多层SNN中，由于广泛使用的学习机制脉冲时间依赖可塑性（Spike-Timing </w:t>
      </w:r>
      <w:r>
        <w:rPr>
          <w:rFonts w:ascii="宋体" w:eastAsia="宋体" w:hAnsi="宋体" w:hint="eastAsia"/>
          <w:sz w:val="24"/>
          <w:szCs w:val="24"/>
        </w:rPr>
        <w:lastRenderedPageBreak/>
        <w:t>Dependent Plasticity, STDP）难以进行后向传播以及神经脉冲所具有的的不连续性，</w:t>
      </w:r>
      <w:r w:rsidR="00ED4AE0">
        <w:rPr>
          <w:rFonts w:ascii="宋体" w:eastAsia="宋体" w:hAnsi="宋体" w:hint="eastAsia"/>
          <w:sz w:val="24"/>
          <w:szCs w:val="24"/>
        </w:rPr>
        <w:t>多层SNN的监督学习算法难以构造。</w:t>
      </w:r>
    </w:p>
    <w:p w:rsidR="00ED4AE0" w:rsidRPr="009E5F8D" w:rsidRDefault="00ED4AE0" w:rsidP="00A33713">
      <w:pPr>
        <w:spacing w:line="300" w:lineRule="auto"/>
        <w:ind w:firstLine="360"/>
        <w:rPr>
          <w:rFonts w:ascii="宋体" w:eastAsia="宋体" w:hAnsi="宋体"/>
          <w:sz w:val="24"/>
          <w:szCs w:val="24"/>
        </w:rPr>
      </w:pPr>
      <w:r>
        <w:rPr>
          <w:rFonts w:ascii="宋体" w:eastAsia="宋体" w:hAnsi="宋体" w:hint="eastAsia"/>
          <w:sz w:val="24"/>
          <w:szCs w:val="24"/>
        </w:rPr>
        <w:t>为了解决这一问题，一些研究者提出将其他人工神经网络转化为SNN，从而绕开SN</w:t>
      </w:r>
      <w:r>
        <w:rPr>
          <w:rFonts w:ascii="宋体" w:eastAsia="宋体" w:hAnsi="宋体"/>
          <w:sz w:val="24"/>
          <w:szCs w:val="24"/>
        </w:rPr>
        <w:t>N</w:t>
      </w:r>
      <w:r>
        <w:rPr>
          <w:rFonts w:ascii="宋体" w:eastAsia="宋体" w:hAnsi="宋体" w:hint="eastAsia"/>
          <w:sz w:val="24"/>
          <w:szCs w:val="24"/>
        </w:rPr>
        <w:t>的训练难题。这些工作目前局限于前馈神经网络，而且构建的网络规模仍然较小。例如目前尚未有人尝试将SNN应用于图像物体识别测试集ImageNet，这可能是因为ImageNet需要庞大的深度神经网络，对此转化之后的SNN难以有效地运行在现有的计算平台上。这也说明了在训练之外，SNN还存在着缺乏有效运算平台的局面。</w:t>
      </w:r>
    </w:p>
    <w:p w:rsidR="009E5F8D" w:rsidRPr="00ED4AE0" w:rsidRDefault="009E5F8D" w:rsidP="00BE651A">
      <w:pPr>
        <w:pStyle w:val="a3"/>
        <w:spacing w:line="300" w:lineRule="auto"/>
        <w:ind w:left="420" w:firstLineChars="0" w:firstLine="0"/>
        <w:rPr>
          <w:rFonts w:ascii="宋体" w:eastAsia="宋体" w:hAnsi="宋体"/>
          <w:sz w:val="24"/>
          <w:szCs w:val="24"/>
        </w:rPr>
      </w:pPr>
    </w:p>
    <w:p w:rsidR="00E76C25" w:rsidRPr="00BE651A" w:rsidRDefault="00E65E03" w:rsidP="00BE651A">
      <w:pPr>
        <w:pStyle w:val="a3"/>
        <w:numPr>
          <w:ilvl w:val="0"/>
          <w:numId w:val="1"/>
        </w:numPr>
        <w:spacing w:line="300" w:lineRule="auto"/>
        <w:ind w:firstLineChars="0"/>
        <w:rPr>
          <w:rFonts w:ascii="宋体" w:eastAsia="宋体" w:hAnsi="宋体"/>
          <w:sz w:val="24"/>
          <w:szCs w:val="24"/>
        </w:rPr>
      </w:pPr>
      <w:r w:rsidRPr="00BE651A">
        <w:rPr>
          <w:rFonts w:ascii="宋体" w:eastAsia="宋体" w:hAnsi="宋体" w:hint="eastAsia"/>
          <w:sz w:val="24"/>
          <w:szCs w:val="24"/>
        </w:rPr>
        <w:t>神经形态计算</w:t>
      </w:r>
      <w:r w:rsidR="00EE231C">
        <w:rPr>
          <w:rFonts w:ascii="宋体" w:eastAsia="宋体" w:hAnsi="宋体" w:hint="eastAsia"/>
          <w:sz w:val="24"/>
          <w:szCs w:val="24"/>
        </w:rPr>
        <w:t>研究现状</w:t>
      </w:r>
    </w:p>
    <w:p w:rsidR="00E65E03" w:rsidRDefault="004F259E" w:rsidP="00EE5FEE">
      <w:pPr>
        <w:pStyle w:val="a3"/>
        <w:numPr>
          <w:ilvl w:val="0"/>
          <w:numId w:val="8"/>
        </w:numPr>
        <w:spacing w:line="300" w:lineRule="auto"/>
        <w:ind w:firstLineChars="0"/>
        <w:rPr>
          <w:rFonts w:ascii="宋体" w:eastAsia="宋体" w:hAnsi="宋体"/>
          <w:sz w:val="24"/>
          <w:szCs w:val="24"/>
        </w:rPr>
      </w:pPr>
      <w:r>
        <w:rPr>
          <w:rFonts w:ascii="宋体" w:eastAsia="宋体" w:hAnsi="宋体" w:hint="eastAsia"/>
          <w:sz w:val="24"/>
          <w:szCs w:val="24"/>
        </w:rPr>
        <w:t>神经网络研究中</w:t>
      </w:r>
      <w:r w:rsidR="00FA1EBD">
        <w:rPr>
          <w:rFonts w:ascii="宋体" w:eastAsia="宋体" w:hAnsi="宋体" w:hint="eastAsia"/>
          <w:sz w:val="24"/>
          <w:szCs w:val="24"/>
        </w:rPr>
        <w:t>需要解决</w:t>
      </w:r>
      <w:r>
        <w:rPr>
          <w:rFonts w:ascii="宋体" w:eastAsia="宋体" w:hAnsi="宋体" w:hint="eastAsia"/>
          <w:sz w:val="24"/>
          <w:szCs w:val="24"/>
        </w:rPr>
        <w:t>的问题</w:t>
      </w:r>
    </w:p>
    <w:p w:rsidR="001E7FE2" w:rsidRDefault="00965F51" w:rsidP="00E17FAB">
      <w:pPr>
        <w:spacing w:line="300" w:lineRule="auto"/>
        <w:ind w:firstLine="360"/>
        <w:rPr>
          <w:rFonts w:ascii="宋体" w:eastAsia="宋体" w:hAnsi="宋体"/>
          <w:sz w:val="24"/>
          <w:szCs w:val="24"/>
        </w:rPr>
      </w:pPr>
      <w:r>
        <w:rPr>
          <w:rFonts w:ascii="宋体" w:eastAsia="宋体" w:hAnsi="宋体" w:hint="eastAsia"/>
          <w:sz w:val="24"/>
          <w:szCs w:val="24"/>
        </w:rPr>
        <w:t>在生物神经网络的模拟方面，几个必须要考虑的问题是：如何权衡精度和处理效率、以何种形式存储信息、通信如何实现。</w:t>
      </w:r>
    </w:p>
    <w:p w:rsidR="00965F51" w:rsidRDefault="009C59CC" w:rsidP="00E17FAB">
      <w:pPr>
        <w:spacing w:line="300" w:lineRule="auto"/>
        <w:ind w:firstLine="360"/>
        <w:rPr>
          <w:rFonts w:ascii="宋体" w:eastAsia="宋体" w:hAnsi="宋体"/>
          <w:sz w:val="24"/>
          <w:szCs w:val="24"/>
        </w:rPr>
      </w:pPr>
      <w:r>
        <w:rPr>
          <w:rFonts w:ascii="宋体" w:eastAsia="宋体" w:hAnsi="宋体" w:hint="eastAsia"/>
          <w:sz w:val="24"/>
          <w:szCs w:val="24"/>
        </w:rPr>
        <w:t>在精度和处理效率的权衡上，主要的考虑因素是神经元模型的选择。在大规模系统中，效率通常比模型精度更加重要，因此倾向于选择运算上较为简单的行为模型，如前文提及的LIF模型和</w:t>
      </w:r>
      <w:r w:rsidRPr="00DA0B33">
        <w:rPr>
          <w:rFonts w:ascii="宋体" w:eastAsia="宋体" w:hAnsi="宋体"/>
          <w:sz w:val="24"/>
          <w:szCs w:val="24"/>
        </w:rPr>
        <w:t>Izhikevich</w:t>
      </w:r>
      <w:r>
        <w:rPr>
          <w:rFonts w:ascii="宋体" w:eastAsia="宋体" w:hAnsi="宋体" w:hint="eastAsia"/>
          <w:sz w:val="24"/>
          <w:szCs w:val="24"/>
        </w:rPr>
        <w:t>模型；</w:t>
      </w:r>
      <w:r w:rsidR="004446D5">
        <w:rPr>
          <w:rFonts w:ascii="宋体" w:eastAsia="宋体" w:hAnsi="宋体" w:hint="eastAsia"/>
          <w:sz w:val="24"/>
          <w:szCs w:val="24"/>
        </w:rPr>
        <w:t>当需要对模型行为的假说进行验证时，模型精度就显得更为重要，这时就会选用HH模型等更加生物精确的模型，或者使用假说提出的模型。</w:t>
      </w:r>
    </w:p>
    <w:p w:rsidR="004446D5" w:rsidRDefault="004446D5" w:rsidP="00E17FAB">
      <w:pPr>
        <w:spacing w:line="300" w:lineRule="auto"/>
        <w:ind w:firstLine="360"/>
        <w:rPr>
          <w:rFonts w:ascii="宋体" w:eastAsia="宋体" w:hAnsi="宋体"/>
          <w:sz w:val="24"/>
          <w:szCs w:val="24"/>
        </w:rPr>
      </w:pPr>
      <w:r>
        <w:rPr>
          <w:rFonts w:ascii="宋体" w:eastAsia="宋体" w:hAnsi="宋体" w:hint="eastAsia"/>
          <w:sz w:val="24"/>
          <w:szCs w:val="24"/>
        </w:rPr>
        <w:t>存储方面，模拟生物神经网络需要存储的信息包括：控制神经元模型的常量参数、突触连接</w:t>
      </w:r>
      <w:r w:rsidR="00E12E35">
        <w:rPr>
          <w:rFonts w:ascii="宋体" w:eastAsia="宋体" w:hAnsi="宋体" w:hint="eastAsia"/>
          <w:sz w:val="24"/>
          <w:szCs w:val="24"/>
        </w:rPr>
        <w:t>的权重、供突触进行学习的历史信息等。</w:t>
      </w:r>
      <w:r w:rsidR="00752400">
        <w:rPr>
          <w:rFonts w:ascii="宋体" w:eastAsia="宋体" w:hAnsi="宋体" w:hint="eastAsia"/>
          <w:sz w:val="24"/>
          <w:szCs w:val="24"/>
        </w:rPr>
        <w:t>由于神经网络中突触连接的数量非常之大，所以权重所占用的存储空间是最大的。对于只有一个节点的模拟系统而言，这部分信息可以统一保存在一处。但是在大规模系统中，就必须考虑所有的处理节点如何有效地对突触连接的信息进行访问，如何放置突触权重不仅仅关系到处理节点的运行效率，而且与整个系统的互联结构密不可分。</w:t>
      </w:r>
    </w:p>
    <w:p w:rsidR="00752400" w:rsidRDefault="00752400" w:rsidP="00E17FAB">
      <w:pPr>
        <w:spacing w:line="300" w:lineRule="auto"/>
        <w:ind w:firstLine="360"/>
        <w:rPr>
          <w:rFonts w:ascii="宋体" w:eastAsia="宋体" w:hAnsi="宋体"/>
          <w:sz w:val="24"/>
          <w:szCs w:val="24"/>
        </w:rPr>
      </w:pPr>
      <w:r>
        <w:rPr>
          <w:rFonts w:ascii="宋体" w:eastAsia="宋体" w:hAnsi="宋体" w:hint="eastAsia"/>
          <w:sz w:val="24"/>
          <w:szCs w:val="24"/>
        </w:rPr>
        <w:t>由于神经系统中突触的巨大数量</w:t>
      </w:r>
      <w:r w:rsidR="00CE504F">
        <w:rPr>
          <w:rFonts w:ascii="宋体" w:eastAsia="宋体" w:hAnsi="宋体" w:hint="eastAsia"/>
          <w:sz w:val="24"/>
          <w:szCs w:val="24"/>
        </w:rPr>
        <w:t>，在对生物神经网络进行模拟时突触将会占用相当多的处理资源，如何构建突触连接是模拟系统中至关重要的问题。尽管电路连接的信号传导速度要远远快于生物神经系统中神经纤维的速度，但是单纯靠电路连接能够形成的突触数量远远低于生物神经系统，而且可塑性受到很大限制。</w:t>
      </w:r>
    </w:p>
    <w:p w:rsidR="00CE504F" w:rsidRDefault="00CE504F" w:rsidP="00E17FAB">
      <w:pPr>
        <w:spacing w:line="300" w:lineRule="auto"/>
        <w:ind w:firstLine="360"/>
        <w:rPr>
          <w:rFonts w:ascii="宋体" w:eastAsia="宋体" w:hAnsi="宋体"/>
          <w:sz w:val="24"/>
          <w:szCs w:val="24"/>
        </w:rPr>
      </w:pPr>
      <w:r>
        <w:rPr>
          <w:rFonts w:ascii="宋体" w:eastAsia="宋体" w:hAnsi="宋体" w:hint="eastAsia"/>
          <w:sz w:val="24"/>
          <w:szCs w:val="24"/>
        </w:rPr>
        <w:t>人工神经网络和生物神经系统的模拟一样面临着精度与效率的权衡、网络结构如何组织等问题</w:t>
      </w:r>
      <w:r w:rsidR="00DF1521">
        <w:rPr>
          <w:rFonts w:ascii="宋体" w:eastAsia="宋体" w:hAnsi="宋体" w:hint="eastAsia"/>
          <w:sz w:val="24"/>
          <w:szCs w:val="24"/>
        </w:rPr>
        <w:t>，除此之外人工神经网络的研究中还面临着</w:t>
      </w:r>
      <w:r>
        <w:rPr>
          <w:rFonts w:ascii="宋体" w:eastAsia="宋体" w:hAnsi="宋体" w:hint="eastAsia"/>
          <w:sz w:val="24"/>
          <w:szCs w:val="24"/>
        </w:rPr>
        <w:t>两个重要的问题，一是训练</w:t>
      </w:r>
      <w:r w:rsidR="00FA1EBD">
        <w:rPr>
          <w:rFonts w:ascii="宋体" w:eastAsia="宋体" w:hAnsi="宋体" w:hint="eastAsia"/>
          <w:sz w:val="24"/>
          <w:szCs w:val="24"/>
        </w:rPr>
        <w:t>和运行</w:t>
      </w:r>
      <w:r>
        <w:rPr>
          <w:rFonts w:ascii="宋体" w:eastAsia="宋体" w:hAnsi="宋体" w:hint="eastAsia"/>
          <w:sz w:val="24"/>
          <w:szCs w:val="24"/>
        </w:rPr>
        <w:t>时间，</w:t>
      </w:r>
      <w:r w:rsidR="00DF1521">
        <w:rPr>
          <w:rFonts w:ascii="宋体" w:eastAsia="宋体" w:hAnsi="宋体" w:hint="eastAsia"/>
          <w:sz w:val="24"/>
          <w:szCs w:val="24"/>
        </w:rPr>
        <w:t>二</w:t>
      </w:r>
      <w:r>
        <w:rPr>
          <w:rFonts w:ascii="宋体" w:eastAsia="宋体" w:hAnsi="宋体" w:hint="eastAsia"/>
          <w:sz w:val="24"/>
          <w:szCs w:val="24"/>
        </w:rPr>
        <w:t>是系统的能效性。</w:t>
      </w:r>
    </w:p>
    <w:p w:rsidR="004F259E" w:rsidRDefault="00FA1EBD" w:rsidP="00FA1EBD">
      <w:pPr>
        <w:spacing w:line="300" w:lineRule="auto"/>
        <w:ind w:firstLine="360"/>
        <w:rPr>
          <w:rFonts w:ascii="宋体" w:eastAsia="宋体" w:hAnsi="宋体"/>
          <w:sz w:val="24"/>
          <w:szCs w:val="24"/>
        </w:rPr>
      </w:pPr>
      <w:r>
        <w:rPr>
          <w:rFonts w:ascii="宋体" w:eastAsia="宋体" w:hAnsi="宋体" w:hint="eastAsia"/>
          <w:sz w:val="24"/>
          <w:szCs w:val="24"/>
        </w:rPr>
        <w:t>从人工神经网络的发展历史中可以看出，训练方法在整个发展历史中扮演了重要的地位。近年来面向大规模图像数据集的模型其权重个数已经达到了百万量级，不仅加剧了训练算法的计算量，同时也对训练完成后模型的响应时间提出了更高的要求。以目前常用的GPU和CPU混合训练方式来看，对于大型的神经网</w:t>
      </w:r>
      <w:r>
        <w:rPr>
          <w:rFonts w:ascii="宋体" w:eastAsia="宋体" w:hAnsi="宋体" w:hint="eastAsia"/>
          <w:sz w:val="24"/>
          <w:szCs w:val="24"/>
        </w:rPr>
        <w:lastRenderedPageBreak/>
        <w:t>络，训练就需要花费数周的时间。如何提高神经网络模型的训练和计算速度，是当前神经网络研究中的重要课题。</w:t>
      </w:r>
    </w:p>
    <w:p w:rsidR="00FA1EBD" w:rsidRPr="00FA1EBD" w:rsidRDefault="00864A93" w:rsidP="00F15951">
      <w:pPr>
        <w:spacing w:line="300" w:lineRule="auto"/>
        <w:ind w:firstLine="360"/>
        <w:rPr>
          <w:rFonts w:ascii="宋体" w:eastAsia="宋体" w:hAnsi="宋体"/>
          <w:sz w:val="24"/>
          <w:szCs w:val="24"/>
        </w:rPr>
      </w:pPr>
      <w:r>
        <w:rPr>
          <w:rFonts w:ascii="宋体" w:eastAsia="宋体" w:hAnsi="宋体" w:hint="eastAsia"/>
          <w:sz w:val="24"/>
          <w:szCs w:val="24"/>
        </w:rPr>
        <w:t>随着神经网络应用范围越来越广，移动设备以及嵌入式设备对于神经网络应用的需求也开始浮现出来。在这类设备中，系统的计算资源和能源供应都受到了很大的限制。特别是能源方面，这类设备必须要考虑续航问题，而且通常不会有</w:t>
      </w:r>
      <w:r w:rsidR="00E26D29">
        <w:rPr>
          <w:rFonts w:ascii="宋体" w:eastAsia="宋体" w:hAnsi="宋体" w:hint="eastAsia"/>
          <w:sz w:val="24"/>
          <w:szCs w:val="24"/>
        </w:rPr>
        <w:t>大体积的散热设备，所以需要严格控制计算的能耗。因此能效性是当前神经网络研究的另一重要课题。根据Hor</w:t>
      </w:r>
      <w:r w:rsidR="00E26D29">
        <w:rPr>
          <w:rFonts w:ascii="宋体" w:eastAsia="宋体" w:hAnsi="宋体"/>
          <w:sz w:val="24"/>
          <w:szCs w:val="24"/>
        </w:rPr>
        <w:t>o</w:t>
      </w:r>
      <w:r w:rsidR="00E26D29">
        <w:rPr>
          <w:rFonts w:ascii="宋体" w:eastAsia="宋体" w:hAnsi="宋体" w:hint="eastAsia"/>
          <w:sz w:val="24"/>
          <w:szCs w:val="24"/>
        </w:rPr>
        <w:t>witz教授在2014年ISSCC会议上的报告[</w:t>
      </w:r>
      <w:r w:rsidR="00E26D29">
        <w:rPr>
          <w:rFonts w:ascii="宋体" w:eastAsia="宋体" w:hAnsi="宋体"/>
          <w:sz w:val="24"/>
          <w:szCs w:val="24"/>
        </w:rPr>
        <w:t>21</w:t>
      </w:r>
      <w:r w:rsidR="00E26D29">
        <w:rPr>
          <w:rFonts w:ascii="宋体" w:eastAsia="宋体" w:hAnsi="宋体" w:hint="eastAsia"/>
          <w:sz w:val="24"/>
          <w:szCs w:val="24"/>
        </w:rPr>
        <w:t>]，对定点数进行乘法操作时能耗与数据宽度呈二次关系，进行加法操作的能耗则呈线性关系，同时移动数据消耗的能量与数据距离处理器的距离呈现出指数增长的趋势。因此人工神经网络系统中如何组织数据存储，以及如何平衡数据位宽与模型精度都对提高整个系统能效性有重要的意义。</w:t>
      </w:r>
    </w:p>
    <w:p w:rsidR="00FC5112" w:rsidRPr="00E26D29" w:rsidRDefault="00FC5112" w:rsidP="00FC5112">
      <w:pPr>
        <w:pStyle w:val="a3"/>
        <w:spacing w:line="300" w:lineRule="auto"/>
        <w:ind w:left="360" w:firstLineChars="0" w:firstLine="0"/>
        <w:rPr>
          <w:rFonts w:ascii="宋体" w:eastAsia="宋体" w:hAnsi="宋体"/>
          <w:sz w:val="24"/>
          <w:szCs w:val="24"/>
        </w:rPr>
      </w:pPr>
    </w:p>
    <w:p w:rsidR="00E25D7F" w:rsidRDefault="00E25D7F" w:rsidP="00EE5FEE">
      <w:pPr>
        <w:pStyle w:val="a3"/>
        <w:numPr>
          <w:ilvl w:val="0"/>
          <w:numId w:val="8"/>
        </w:numPr>
        <w:spacing w:line="300" w:lineRule="auto"/>
        <w:ind w:firstLineChars="0"/>
        <w:rPr>
          <w:rFonts w:ascii="宋体" w:eastAsia="宋体" w:hAnsi="宋体"/>
          <w:sz w:val="24"/>
          <w:szCs w:val="24"/>
        </w:rPr>
      </w:pPr>
      <w:r>
        <w:rPr>
          <w:rFonts w:ascii="宋体" w:eastAsia="宋体" w:hAnsi="宋体" w:hint="eastAsia"/>
          <w:sz w:val="24"/>
          <w:szCs w:val="24"/>
        </w:rPr>
        <w:t>神经形态计算有关研究的分类</w:t>
      </w:r>
    </w:p>
    <w:p w:rsidR="003B66F1" w:rsidRDefault="00EA1F42" w:rsidP="00F15951">
      <w:pPr>
        <w:spacing w:line="300" w:lineRule="auto"/>
        <w:ind w:firstLine="360"/>
        <w:rPr>
          <w:rFonts w:ascii="宋体" w:eastAsia="宋体" w:hAnsi="宋体"/>
          <w:sz w:val="24"/>
          <w:szCs w:val="24"/>
        </w:rPr>
      </w:pPr>
      <w:r>
        <w:rPr>
          <w:rFonts w:ascii="宋体" w:eastAsia="宋体" w:hAnsi="宋体" w:hint="eastAsia"/>
          <w:sz w:val="24"/>
          <w:szCs w:val="24"/>
        </w:rPr>
        <w:t>神经形态计算可以概括为“受神经系统启发的非冯诺依曼计算</w:t>
      </w:r>
      <w:r w:rsidR="00F15951">
        <w:rPr>
          <w:rFonts w:ascii="宋体" w:eastAsia="宋体" w:hAnsi="宋体" w:hint="eastAsia"/>
          <w:sz w:val="24"/>
          <w:szCs w:val="24"/>
        </w:rPr>
        <w:t>系统</w:t>
      </w:r>
      <w:r>
        <w:rPr>
          <w:rFonts w:ascii="宋体" w:eastAsia="宋体" w:hAnsi="宋体" w:hint="eastAsia"/>
          <w:sz w:val="24"/>
          <w:szCs w:val="24"/>
        </w:rPr>
        <w:t>”[</w:t>
      </w:r>
      <w:r>
        <w:rPr>
          <w:rFonts w:ascii="宋体" w:eastAsia="宋体" w:hAnsi="宋体"/>
          <w:sz w:val="24"/>
          <w:szCs w:val="24"/>
        </w:rPr>
        <w:t>22</w:t>
      </w:r>
      <w:r>
        <w:rPr>
          <w:rFonts w:ascii="宋体" w:eastAsia="宋体" w:hAnsi="宋体" w:hint="eastAsia"/>
          <w:sz w:val="24"/>
          <w:szCs w:val="24"/>
        </w:rPr>
        <w:t>]，</w:t>
      </w:r>
      <w:r w:rsidR="00F15951">
        <w:rPr>
          <w:rFonts w:ascii="宋体" w:eastAsia="宋体" w:hAnsi="宋体" w:hint="eastAsia"/>
          <w:sz w:val="24"/>
          <w:szCs w:val="24"/>
        </w:rPr>
        <w:t>类似于神经系统，具有“神经元”和“突触”这两种基本组成单元，在组成单元之间具有简单的通信并且具有学习能力，同时还有共处一地的存储和计算。</w:t>
      </w:r>
    </w:p>
    <w:p w:rsidR="00C2563E" w:rsidRDefault="00C2563E" w:rsidP="00F15951">
      <w:pPr>
        <w:spacing w:line="300" w:lineRule="auto"/>
        <w:ind w:firstLine="360"/>
        <w:rPr>
          <w:rFonts w:ascii="宋体" w:eastAsia="宋体" w:hAnsi="宋体"/>
          <w:sz w:val="24"/>
          <w:szCs w:val="24"/>
        </w:rPr>
      </w:pPr>
      <w:r>
        <w:rPr>
          <w:rFonts w:ascii="宋体" w:eastAsia="宋体" w:hAnsi="宋体" w:hint="eastAsia"/>
          <w:sz w:val="24"/>
          <w:szCs w:val="24"/>
        </w:rPr>
        <w:t>需要注意的是，神经形态计算还并不能完全取代冯诺依曼结构。冯诺依曼结构有着图灵机理论等坚固的数学理论基础，保证了这一结构能够完成通用计算任务，而神经形态计算目前还没有提出类似的通用理论。因此，神经形态计算是一种利用非冯诺依曼结构对于传统计算模式的补强，对神经形态计算的研究是为了应对涌现出的新问题而对传统计算做出的改革。</w:t>
      </w:r>
    </w:p>
    <w:p w:rsidR="00C2563E" w:rsidRDefault="00C2563E" w:rsidP="00F15951">
      <w:pPr>
        <w:spacing w:line="300" w:lineRule="auto"/>
        <w:ind w:firstLine="360"/>
        <w:rPr>
          <w:rFonts w:ascii="宋体" w:eastAsia="宋体" w:hAnsi="宋体"/>
          <w:sz w:val="24"/>
          <w:szCs w:val="24"/>
        </w:rPr>
      </w:pPr>
      <w:r>
        <w:rPr>
          <w:rFonts w:ascii="宋体" w:eastAsia="宋体" w:hAnsi="宋体" w:hint="eastAsia"/>
          <w:sz w:val="24"/>
          <w:szCs w:val="24"/>
        </w:rPr>
        <w:t>从计算机科学的角度来看，对神经形态计算的研究可以分为三类：</w:t>
      </w:r>
    </w:p>
    <w:p w:rsidR="00C2563E" w:rsidRPr="00C2563E" w:rsidRDefault="00C2563E" w:rsidP="00C2563E">
      <w:pPr>
        <w:spacing w:line="300" w:lineRule="auto"/>
        <w:ind w:firstLine="360"/>
        <w:rPr>
          <w:rFonts w:ascii="宋体" w:eastAsia="宋体" w:hAnsi="宋体"/>
          <w:sz w:val="24"/>
          <w:szCs w:val="24"/>
        </w:rPr>
      </w:pPr>
      <w:r w:rsidRPr="00C2563E">
        <w:rPr>
          <w:rFonts w:ascii="宋体" w:eastAsia="宋体" w:hAnsi="宋体" w:hint="eastAsia"/>
          <w:sz w:val="24"/>
          <w:szCs w:val="24"/>
        </w:rPr>
        <w:t>第一类研究被神经科学所启发，主要目的是构建能够高精确度地模拟大规模生物神经系统结构的软硬件系统，从而更好地理解大脑的结构以及工作过程。尽管这类研究的一个重要目的是为神经科学的发展提供支持，但是其中的许多项目开拓出了与传统的超级计算机集群不同的体系结构。</w:t>
      </w:r>
      <w:r w:rsidR="007F0A3E">
        <w:rPr>
          <w:rFonts w:ascii="宋体" w:eastAsia="宋体" w:hAnsi="宋体" w:hint="eastAsia"/>
          <w:sz w:val="24"/>
          <w:szCs w:val="24"/>
        </w:rPr>
        <w:t>这类研究可以概括为神经模拟系统的构建。</w:t>
      </w:r>
    </w:p>
    <w:p w:rsidR="00C2563E" w:rsidRPr="00C2563E" w:rsidRDefault="00C2563E" w:rsidP="00C2563E">
      <w:pPr>
        <w:spacing w:line="300" w:lineRule="auto"/>
        <w:ind w:firstLine="360"/>
        <w:rPr>
          <w:rFonts w:ascii="宋体" w:eastAsia="宋体" w:hAnsi="宋体"/>
          <w:sz w:val="24"/>
          <w:szCs w:val="24"/>
        </w:rPr>
      </w:pPr>
      <w:r w:rsidRPr="00C2563E">
        <w:rPr>
          <w:rFonts w:ascii="宋体" w:eastAsia="宋体" w:hAnsi="宋体" w:hint="eastAsia"/>
          <w:sz w:val="24"/>
          <w:szCs w:val="24"/>
        </w:rPr>
        <w:t>第二类研究从现有的深度学习网络结构出发，针对特定类型的神经网络以及特定的训练算法开发专用的硬件来加速深度学习中的学习或训练过程。</w:t>
      </w:r>
      <w:r w:rsidR="007F0A3E">
        <w:rPr>
          <w:rFonts w:ascii="宋体" w:eastAsia="宋体" w:hAnsi="宋体" w:hint="eastAsia"/>
          <w:sz w:val="24"/>
          <w:szCs w:val="24"/>
        </w:rPr>
        <w:t>这类研究可以概括为神经网络加速器的开发。</w:t>
      </w:r>
    </w:p>
    <w:p w:rsidR="00C2563E" w:rsidRDefault="00C2563E" w:rsidP="00C2563E">
      <w:pPr>
        <w:spacing w:line="300" w:lineRule="auto"/>
        <w:ind w:firstLine="360"/>
        <w:rPr>
          <w:rFonts w:ascii="宋体" w:eastAsia="宋体" w:hAnsi="宋体"/>
          <w:sz w:val="24"/>
          <w:szCs w:val="24"/>
        </w:rPr>
      </w:pPr>
      <w:r w:rsidRPr="00C2563E">
        <w:rPr>
          <w:rFonts w:ascii="宋体" w:eastAsia="宋体" w:hAnsi="宋体" w:hint="eastAsia"/>
          <w:sz w:val="24"/>
          <w:szCs w:val="24"/>
        </w:rPr>
        <w:t>第三类研究受神经系统结构启发，参考神经系统的结构来开发新形态的硬件系统。这类系统参考生物的神经系统来组织自身结构，并利用数字电路或模拟电路来实现神经系统中的组成成分，如神经元、突触和灰质等。这类研究与第一类研究不同，因为其目的并不是为了模拟神经系统，而是希望从神经科学中得到启发来构建低功耗高性能的新型体系结构；同时，这类研究也不同于第二类，因为</w:t>
      </w:r>
      <w:r w:rsidRPr="00C2563E">
        <w:rPr>
          <w:rFonts w:ascii="宋体" w:eastAsia="宋体" w:hAnsi="宋体" w:hint="eastAsia"/>
          <w:sz w:val="24"/>
          <w:szCs w:val="24"/>
        </w:rPr>
        <w:lastRenderedPageBreak/>
        <w:t>这类研究并没有针对特定的一种或一类神经网络模型去进行设计。</w:t>
      </w:r>
      <w:r w:rsidR="007F0A3E">
        <w:rPr>
          <w:rFonts w:ascii="宋体" w:eastAsia="宋体" w:hAnsi="宋体" w:hint="eastAsia"/>
          <w:sz w:val="24"/>
          <w:szCs w:val="24"/>
        </w:rPr>
        <w:t>这类研究可以概括为新型神经形态硬件的开发。</w:t>
      </w:r>
    </w:p>
    <w:p w:rsidR="003B66F1" w:rsidRPr="003B66F1" w:rsidRDefault="003B66F1" w:rsidP="003B66F1">
      <w:pPr>
        <w:spacing w:line="300" w:lineRule="auto"/>
        <w:rPr>
          <w:rFonts w:ascii="宋体" w:eastAsia="宋体" w:hAnsi="宋体"/>
          <w:sz w:val="24"/>
          <w:szCs w:val="24"/>
        </w:rPr>
      </w:pPr>
    </w:p>
    <w:p w:rsidR="00E25D7F" w:rsidRDefault="00E25D7F" w:rsidP="00EE5FEE">
      <w:pPr>
        <w:pStyle w:val="a3"/>
        <w:numPr>
          <w:ilvl w:val="0"/>
          <w:numId w:val="8"/>
        </w:numPr>
        <w:spacing w:line="300" w:lineRule="auto"/>
        <w:ind w:firstLineChars="0"/>
        <w:rPr>
          <w:rFonts w:ascii="宋体" w:eastAsia="宋体" w:hAnsi="宋体"/>
          <w:sz w:val="24"/>
          <w:szCs w:val="24"/>
        </w:rPr>
      </w:pPr>
      <w:r>
        <w:rPr>
          <w:rFonts w:ascii="宋体" w:eastAsia="宋体" w:hAnsi="宋体" w:hint="eastAsia"/>
          <w:sz w:val="24"/>
          <w:szCs w:val="24"/>
        </w:rPr>
        <w:t>三种分类的研究现状</w:t>
      </w:r>
    </w:p>
    <w:p w:rsidR="0046736E" w:rsidRDefault="00216B2A" w:rsidP="00216B2A">
      <w:pPr>
        <w:pStyle w:val="a3"/>
        <w:numPr>
          <w:ilvl w:val="0"/>
          <w:numId w:val="9"/>
        </w:numPr>
        <w:spacing w:line="300" w:lineRule="auto"/>
        <w:ind w:firstLineChars="0"/>
        <w:rPr>
          <w:rFonts w:ascii="宋体" w:eastAsia="宋体" w:hAnsi="宋体"/>
          <w:sz w:val="24"/>
          <w:szCs w:val="24"/>
        </w:rPr>
      </w:pPr>
      <w:r w:rsidRPr="00216B2A">
        <w:rPr>
          <w:rFonts w:ascii="宋体" w:eastAsia="宋体" w:hAnsi="宋体" w:hint="eastAsia"/>
          <w:sz w:val="24"/>
          <w:szCs w:val="24"/>
        </w:rPr>
        <w:t>神经模拟系统的构建</w:t>
      </w:r>
    </w:p>
    <w:p w:rsidR="00216B2A" w:rsidRDefault="00216B2A" w:rsidP="00216B2A">
      <w:pPr>
        <w:spacing w:line="300" w:lineRule="auto"/>
        <w:ind w:firstLine="420"/>
        <w:rPr>
          <w:rFonts w:ascii="宋体" w:eastAsia="宋体" w:hAnsi="宋体"/>
          <w:sz w:val="24"/>
          <w:szCs w:val="24"/>
        </w:rPr>
      </w:pPr>
      <w:r>
        <w:rPr>
          <w:rFonts w:ascii="宋体" w:eastAsia="宋体" w:hAnsi="宋体"/>
          <w:sz w:val="24"/>
          <w:szCs w:val="24"/>
        </w:rPr>
        <w:t>在神经模拟系统构建方面</w:t>
      </w:r>
      <w:r>
        <w:rPr>
          <w:rFonts w:ascii="宋体" w:eastAsia="宋体" w:hAnsi="宋体" w:hint="eastAsia"/>
          <w:sz w:val="24"/>
          <w:szCs w:val="24"/>
        </w:rPr>
        <w:t>，</w:t>
      </w:r>
      <w:r w:rsidR="00FD02B4">
        <w:rPr>
          <w:rFonts w:ascii="宋体" w:eastAsia="宋体" w:hAnsi="宋体" w:hint="eastAsia"/>
          <w:sz w:val="24"/>
          <w:szCs w:val="24"/>
        </w:rPr>
        <w:t>一个</w:t>
      </w:r>
      <w:r w:rsidR="00FD02B4">
        <w:rPr>
          <w:rFonts w:ascii="宋体" w:eastAsia="宋体" w:hAnsi="宋体"/>
          <w:sz w:val="24"/>
          <w:szCs w:val="24"/>
        </w:rPr>
        <w:t>突出的成果是欧盟</w:t>
      </w:r>
      <w:r w:rsidR="00FD02B4">
        <w:rPr>
          <w:rFonts w:ascii="宋体" w:eastAsia="宋体" w:hAnsi="宋体" w:hint="eastAsia"/>
          <w:sz w:val="24"/>
          <w:szCs w:val="24"/>
        </w:rPr>
        <w:t>的BrainScaleS计划。欧盟在2011年启动了Brain</w:t>
      </w:r>
      <w:r w:rsidR="00FD02B4">
        <w:rPr>
          <w:rFonts w:ascii="宋体" w:eastAsia="宋体" w:hAnsi="宋体"/>
          <w:sz w:val="24"/>
          <w:szCs w:val="24"/>
        </w:rPr>
        <w:t>ScaleS计划</w:t>
      </w:r>
      <w:r w:rsidR="00FD02B4">
        <w:rPr>
          <w:rFonts w:ascii="宋体" w:eastAsia="宋体" w:hAnsi="宋体" w:hint="eastAsia"/>
          <w:sz w:val="24"/>
          <w:szCs w:val="24"/>
        </w:rPr>
        <w:t>，</w:t>
      </w:r>
      <w:r w:rsidR="00FD02B4">
        <w:rPr>
          <w:rFonts w:ascii="宋体" w:eastAsia="宋体" w:hAnsi="宋体"/>
          <w:sz w:val="24"/>
          <w:szCs w:val="24"/>
        </w:rPr>
        <w:t>共有来自</w:t>
      </w:r>
      <w:r w:rsidR="00FD02B4">
        <w:rPr>
          <w:rFonts w:ascii="宋体" w:eastAsia="宋体" w:hAnsi="宋体" w:hint="eastAsia"/>
          <w:sz w:val="24"/>
          <w:szCs w:val="24"/>
        </w:rPr>
        <w:t>10个欧洲国家的19个研究机构参加，其目标是理解和模拟脑信息处理中多个时空尺度的功能和相互作用。</w:t>
      </w:r>
      <w:r w:rsidR="005A417F">
        <w:rPr>
          <w:rFonts w:ascii="宋体" w:eastAsia="宋体" w:hAnsi="宋体" w:hint="eastAsia"/>
          <w:sz w:val="24"/>
          <w:szCs w:val="24"/>
        </w:rPr>
        <w:t>BrainScaleS在2015年结束，此后BrainScaleS的成果进入了欧盟201</w:t>
      </w:r>
      <w:r w:rsidR="005A417F">
        <w:rPr>
          <w:rFonts w:ascii="宋体" w:eastAsia="宋体" w:hAnsi="宋体"/>
          <w:sz w:val="24"/>
          <w:szCs w:val="24"/>
        </w:rPr>
        <w:t>3</w:t>
      </w:r>
      <w:r w:rsidR="005A417F">
        <w:rPr>
          <w:rFonts w:ascii="宋体" w:eastAsia="宋体" w:hAnsi="宋体" w:hint="eastAsia"/>
          <w:sz w:val="24"/>
          <w:szCs w:val="24"/>
        </w:rPr>
        <w:t>年启动的“人类脑计划”（Human Brain Project, HBP）中神经形态计算部分并继续延续下去。</w:t>
      </w:r>
    </w:p>
    <w:p w:rsidR="005A417F" w:rsidRDefault="002D2F91" w:rsidP="00216B2A">
      <w:pPr>
        <w:spacing w:line="300" w:lineRule="auto"/>
        <w:ind w:firstLine="420"/>
        <w:rPr>
          <w:rFonts w:ascii="宋体" w:eastAsia="宋体" w:hAnsi="宋体"/>
          <w:sz w:val="24"/>
          <w:szCs w:val="24"/>
        </w:rPr>
      </w:pPr>
      <w:r>
        <w:rPr>
          <w:rFonts w:ascii="宋体" w:eastAsia="宋体" w:hAnsi="宋体" w:hint="eastAsia"/>
          <w:sz w:val="24"/>
          <w:szCs w:val="24"/>
        </w:rPr>
        <w:t>BrainScaleS是2005年欧盟FACETS（Fast Analog Computing with Emergent Transient States）项目的延续，FACETS项目由海德堡大学牵头研制基于模拟混合信号的神经形态芯片。</w:t>
      </w:r>
      <w:r w:rsidR="0001707C">
        <w:rPr>
          <w:rFonts w:ascii="宋体" w:eastAsia="宋体" w:hAnsi="宋体" w:hint="eastAsia"/>
          <w:sz w:val="24"/>
          <w:szCs w:val="24"/>
        </w:rPr>
        <w:t>B</w:t>
      </w:r>
      <w:r w:rsidR="0001707C">
        <w:rPr>
          <w:rFonts w:ascii="宋体" w:eastAsia="宋体" w:hAnsi="宋体"/>
          <w:sz w:val="24"/>
          <w:szCs w:val="24"/>
        </w:rPr>
        <w:t>rainScaleS</w:t>
      </w:r>
      <w:r w:rsidR="0001707C">
        <w:rPr>
          <w:rFonts w:ascii="宋体" w:eastAsia="宋体" w:hAnsi="宋体" w:hint="eastAsia"/>
          <w:sz w:val="24"/>
          <w:szCs w:val="24"/>
        </w:rPr>
        <w:t>将FACETS中产生的HICANN（High Input Count Analog Neural Network）芯片作为基本硬件组成，在未切割的晶圆上构建整个硬件系统[</w:t>
      </w:r>
      <w:r w:rsidR="0001707C">
        <w:rPr>
          <w:rFonts w:ascii="宋体" w:eastAsia="宋体" w:hAnsi="宋体"/>
          <w:sz w:val="24"/>
          <w:szCs w:val="24"/>
        </w:rPr>
        <w:t>24</w:t>
      </w:r>
      <w:r w:rsidR="0001707C">
        <w:rPr>
          <w:rFonts w:ascii="宋体" w:eastAsia="宋体" w:hAnsi="宋体" w:hint="eastAsia"/>
          <w:sz w:val="24"/>
          <w:szCs w:val="24"/>
        </w:rPr>
        <w:t>]。</w:t>
      </w:r>
    </w:p>
    <w:p w:rsidR="0001707C" w:rsidRDefault="0001707C" w:rsidP="0001707C">
      <w:pPr>
        <w:spacing w:line="300" w:lineRule="auto"/>
        <w:ind w:firstLine="420"/>
        <w:jc w:val="center"/>
        <w:rPr>
          <w:rFonts w:ascii="宋体" w:eastAsia="宋体" w:hAnsi="宋体"/>
          <w:sz w:val="24"/>
          <w:szCs w:val="24"/>
        </w:rPr>
      </w:pPr>
      <w:r>
        <w:rPr>
          <w:noProof/>
        </w:rPr>
        <w:drawing>
          <wp:inline distT="0" distB="0" distL="0" distR="0" wp14:anchorId="7A3B8DE7" wp14:editId="729E9D76">
            <wp:extent cx="3629025" cy="26193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025" cy="2619375"/>
                    </a:xfrm>
                    <a:prstGeom prst="rect">
                      <a:avLst/>
                    </a:prstGeom>
                  </pic:spPr>
                </pic:pic>
              </a:graphicData>
            </a:graphic>
          </wp:inline>
        </w:drawing>
      </w:r>
    </w:p>
    <w:p w:rsidR="0001707C" w:rsidRPr="00CC4B41" w:rsidRDefault="0001707C" w:rsidP="00CC4B41">
      <w:pPr>
        <w:spacing w:line="300" w:lineRule="auto"/>
        <w:ind w:left="420"/>
        <w:jc w:val="left"/>
        <w:rPr>
          <w:rFonts w:ascii="宋体" w:eastAsia="宋体" w:hAnsi="宋体"/>
          <w:sz w:val="22"/>
          <w:szCs w:val="24"/>
        </w:rPr>
      </w:pPr>
      <w:r w:rsidRPr="00CC4B41">
        <w:rPr>
          <w:rFonts w:ascii="宋体" w:eastAsia="宋体" w:hAnsi="宋体" w:hint="eastAsia"/>
          <w:sz w:val="22"/>
          <w:szCs w:val="24"/>
        </w:rPr>
        <w:t>图：BrainScaleS中使用的晶圆级硬件系统</w:t>
      </w:r>
      <w:r w:rsidR="00CC4B41" w:rsidRPr="00CC4B41">
        <w:rPr>
          <w:rFonts w:ascii="宋体" w:eastAsia="宋体" w:hAnsi="宋体" w:hint="eastAsia"/>
          <w:sz w:val="22"/>
          <w:szCs w:val="24"/>
        </w:rPr>
        <w:t>：晶圆（A）上包括了HICANN单元、晶圆内通信结构、支架（B）、顶层框架（C）以及晶圆间/晶圆-主机通信模块(D)</w:t>
      </w:r>
      <w:r w:rsidR="002559F9">
        <w:rPr>
          <w:rFonts w:ascii="宋体" w:eastAsia="宋体" w:hAnsi="宋体"/>
          <w:sz w:val="22"/>
          <w:szCs w:val="24"/>
        </w:rPr>
        <w:t>[24]</w:t>
      </w:r>
    </w:p>
    <w:p w:rsidR="0001707C" w:rsidRDefault="0001707C" w:rsidP="00216B2A">
      <w:pPr>
        <w:spacing w:line="300" w:lineRule="auto"/>
        <w:ind w:firstLine="420"/>
        <w:rPr>
          <w:rFonts w:ascii="宋体" w:eastAsia="宋体" w:hAnsi="宋体"/>
          <w:sz w:val="24"/>
          <w:szCs w:val="24"/>
        </w:rPr>
      </w:pPr>
      <w:r>
        <w:rPr>
          <w:rFonts w:ascii="宋体" w:eastAsia="宋体" w:hAnsi="宋体" w:hint="eastAsia"/>
          <w:sz w:val="24"/>
          <w:szCs w:val="24"/>
        </w:rPr>
        <w:t>BrainScaleS</w:t>
      </w:r>
      <w:r w:rsidR="00CC4B41">
        <w:rPr>
          <w:rFonts w:ascii="宋体" w:eastAsia="宋体" w:hAnsi="宋体" w:hint="eastAsia"/>
          <w:sz w:val="24"/>
          <w:szCs w:val="24"/>
        </w:rPr>
        <w:t>中使用PyNN来描述脉冲神经元模型。PyNN是一款基于Python实现，独立于模拟器的神经元模型描述语言，提供了细胞模型模板并支持国际标准单位制，其底层的模拟器选择多样，支持的模拟器包括NEURON、NEST、Brian等常见的神经元模拟器。</w:t>
      </w:r>
      <w:r w:rsidR="006B4183">
        <w:rPr>
          <w:rFonts w:ascii="宋体" w:eastAsia="宋体" w:hAnsi="宋体" w:hint="eastAsia"/>
          <w:sz w:val="24"/>
          <w:szCs w:val="24"/>
        </w:rPr>
        <w:t>为了支持</w:t>
      </w:r>
      <w:r w:rsidR="002559F9">
        <w:rPr>
          <w:rFonts w:ascii="宋体" w:eastAsia="宋体" w:hAnsi="宋体" w:hint="eastAsia"/>
          <w:sz w:val="24"/>
          <w:szCs w:val="24"/>
        </w:rPr>
        <w:t>PyNN，BrainScaleS建立了一套完整的软件框架来将PyNN中的元素映射到底层的硬件实现上。</w:t>
      </w:r>
    </w:p>
    <w:p w:rsidR="002559F9" w:rsidRDefault="002559F9" w:rsidP="00572F84">
      <w:pPr>
        <w:spacing w:line="300" w:lineRule="auto"/>
        <w:ind w:firstLine="420"/>
        <w:jc w:val="center"/>
        <w:rPr>
          <w:rFonts w:ascii="宋体" w:eastAsia="宋体" w:hAnsi="宋体"/>
          <w:sz w:val="24"/>
          <w:szCs w:val="24"/>
        </w:rPr>
      </w:pPr>
      <w:r>
        <w:rPr>
          <w:noProof/>
        </w:rPr>
        <w:lastRenderedPageBreak/>
        <w:drawing>
          <wp:inline distT="0" distB="0" distL="0" distR="0" wp14:anchorId="689CEA34" wp14:editId="11C7885A">
            <wp:extent cx="5274310" cy="36487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48710"/>
                    </a:xfrm>
                    <a:prstGeom prst="rect">
                      <a:avLst/>
                    </a:prstGeom>
                  </pic:spPr>
                </pic:pic>
              </a:graphicData>
            </a:graphic>
          </wp:inline>
        </w:drawing>
      </w:r>
    </w:p>
    <w:p w:rsidR="00572F84" w:rsidRPr="00FD02B4" w:rsidRDefault="00572F84" w:rsidP="00572F84">
      <w:pPr>
        <w:spacing w:line="300" w:lineRule="auto"/>
        <w:ind w:firstLine="420"/>
        <w:jc w:val="center"/>
        <w:rPr>
          <w:rFonts w:ascii="宋体" w:eastAsia="宋体" w:hAnsi="宋体"/>
          <w:sz w:val="24"/>
          <w:szCs w:val="24"/>
        </w:rPr>
      </w:pPr>
      <w:r>
        <w:rPr>
          <w:rFonts w:ascii="宋体" w:eastAsia="宋体" w:hAnsi="宋体" w:hint="eastAsia"/>
          <w:sz w:val="24"/>
          <w:szCs w:val="24"/>
        </w:rPr>
        <w:t>图：BrainScaleS的软件结构</w:t>
      </w:r>
    </w:p>
    <w:p w:rsidR="00216B2A" w:rsidRDefault="00572F84" w:rsidP="00216B2A">
      <w:pPr>
        <w:spacing w:line="300" w:lineRule="auto"/>
        <w:ind w:firstLine="420"/>
        <w:rPr>
          <w:rFonts w:ascii="宋体" w:eastAsia="宋体" w:hAnsi="宋体"/>
          <w:sz w:val="24"/>
          <w:szCs w:val="24"/>
        </w:rPr>
      </w:pPr>
      <w:r>
        <w:rPr>
          <w:rFonts w:ascii="宋体" w:eastAsia="宋体" w:hAnsi="宋体" w:hint="eastAsia"/>
          <w:sz w:val="24"/>
          <w:szCs w:val="24"/>
        </w:rPr>
        <w:t>BrainScaleS的系统中包括了5000万个突触和约23万个可并行工作的神经元电路</w:t>
      </w:r>
      <w:r w:rsidR="00295DA9">
        <w:rPr>
          <w:rFonts w:ascii="宋体" w:eastAsia="宋体" w:hAnsi="宋体" w:hint="eastAsia"/>
          <w:sz w:val="24"/>
          <w:szCs w:val="24"/>
        </w:rPr>
        <w:t>。2016年3月，HBP宣布将BrainScaleS系统通过互联网对外开放使用，以支持神经微回路模拟以及在机器学习和认知计算中应用类脑原理的相关研究。</w:t>
      </w:r>
    </w:p>
    <w:p w:rsidR="000A214E" w:rsidRPr="00486AF8" w:rsidRDefault="000A214E" w:rsidP="00486AF8">
      <w:pPr>
        <w:spacing w:line="300" w:lineRule="auto"/>
        <w:ind w:firstLine="420"/>
        <w:rPr>
          <w:rFonts w:ascii="宋体" w:eastAsia="宋体" w:hAnsi="宋体"/>
          <w:sz w:val="24"/>
          <w:szCs w:val="24"/>
        </w:rPr>
      </w:pPr>
      <w:r>
        <w:rPr>
          <w:rFonts w:ascii="宋体" w:eastAsia="宋体" w:hAnsi="宋体" w:hint="eastAsia"/>
          <w:sz w:val="24"/>
          <w:szCs w:val="24"/>
        </w:rPr>
        <w:t>神经模拟系统中的另一个代表性成果是曼彻斯特大学开发的SpiNNaker系统，该系统于2016年与BrainScaleS一同通过互联网对外开放使用。与BrainScaleS中使用</w:t>
      </w:r>
      <w:r w:rsidR="007D678C">
        <w:rPr>
          <w:rFonts w:ascii="宋体" w:eastAsia="宋体" w:hAnsi="宋体" w:hint="eastAsia"/>
          <w:sz w:val="24"/>
          <w:szCs w:val="24"/>
        </w:rPr>
        <w:t>专门设计的</w:t>
      </w:r>
      <w:r>
        <w:rPr>
          <w:rFonts w:ascii="宋体" w:eastAsia="宋体" w:hAnsi="宋体" w:hint="eastAsia"/>
          <w:sz w:val="24"/>
          <w:szCs w:val="24"/>
        </w:rPr>
        <w:t>模拟电路来模拟神经元不同，SpiNNaker中</w:t>
      </w:r>
      <w:r w:rsidR="007D678C">
        <w:rPr>
          <w:rFonts w:ascii="宋体" w:eastAsia="宋体" w:hAnsi="宋体" w:hint="eastAsia"/>
          <w:sz w:val="24"/>
          <w:szCs w:val="24"/>
        </w:rPr>
        <w:t>以通用处理器作为基本构成单元，</w:t>
      </w:r>
      <w:r>
        <w:rPr>
          <w:rFonts w:ascii="宋体" w:eastAsia="宋体" w:hAnsi="宋体" w:hint="eastAsia"/>
          <w:sz w:val="24"/>
          <w:szCs w:val="24"/>
        </w:rPr>
        <w:t>完全使用软件来对神经元进行模拟，这是SpiNNaker的突出特点。</w:t>
      </w:r>
      <w:r w:rsidR="00486AF8">
        <w:rPr>
          <w:rFonts w:ascii="宋体" w:eastAsia="宋体" w:hAnsi="宋体" w:hint="eastAsia"/>
          <w:sz w:val="24"/>
          <w:szCs w:val="24"/>
        </w:rPr>
        <w:t>在全规模系统中，SpiNNaker共使用了1036800个处理器，峰值速度可以达到每秒228兆Dhrystone指令，而能量消耗可以控制在90kW以内。</w:t>
      </w:r>
    </w:p>
    <w:p w:rsidR="007D678C" w:rsidRDefault="007D678C" w:rsidP="00216B2A">
      <w:pPr>
        <w:spacing w:line="300" w:lineRule="auto"/>
        <w:ind w:firstLine="420"/>
        <w:rPr>
          <w:rFonts w:ascii="宋体" w:eastAsia="宋体" w:hAnsi="宋体"/>
          <w:sz w:val="24"/>
          <w:szCs w:val="24"/>
        </w:rPr>
      </w:pPr>
      <w:r>
        <w:rPr>
          <w:rFonts w:ascii="宋体" w:eastAsia="宋体" w:hAnsi="宋体" w:hint="eastAsia"/>
          <w:sz w:val="24"/>
          <w:szCs w:val="24"/>
        </w:rPr>
        <w:t>SpiNNaker项目的目标是制造通用的神经形态硬件，并能够满足大规模模拟系统在神经元状态处理、存储、扩展性、能效性、容错性等多方面的挑战。SpiNNaker系统的主要功能是实时地模拟大规模脉冲神经网络，同时也能够对非脉冲神经元模型提供支持，例如SpiNNaker可以模拟多层感知机结构。</w:t>
      </w:r>
    </w:p>
    <w:p w:rsidR="00F52AFF" w:rsidRDefault="00F52AFF" w:rsidP="00F52AFF">
      <w:pPr>
        <w:spacing w:line="300" w:lineRule="auto"/>
        <w:ind w:firstLine="420"/>
        <w:jc w:val="center"/>
        <w:rPr>
          <w:rFonts w:ascii="宋体" w:eastAsia="宋体" w:hAnsi="宋体"/>
          <w:sz w:val="24"/>
          <w:szCs w:val="24"/>
        </w:rPr>
      </w:pPr>
      <w:r>
        <w:rPr>
          <w:noProof/>
        </w:rPr>
        <w:lastRenderedPageBreak/>
        <w:drawing>
          <wp:inline distT="0" distB="0" distL="0" distR="0" wp14:anchorId="15FE6EEF" wp14:editId="6E788CDA">
            <wp:extent cx="5274310" cy="4489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89450"/>
                    </a:xfrm>
                    <a:prstGeom prst="rect">
                      <a:avLst/>
                    </a:prstGeom>
                  </pic:spPr>
                </pic:pic>
              </a:graphicData>
            </a:graphic>
          </wp:inline>
        </w:drawing>
      </w:r>
    </w:p>
    <w:p w:rsidR="00572F84" w:rsidRDefault="00F52AFF" w:rsidP="00F52AFF">
      <w:pPr>
        <w:spacing w:line="300" w:lineRule="auto"/>
        <w:ind w:firstLine="420"/>
        <w:jc w:val="center"/>
        <w:rPr>
          <w:rFonts w:ascii="宋体" w:eastAsia="宋体" w:hAnsi="宋体"/>
          <w:sz w:val="24"/>
          <w:szCs w:val="24"/>
        </w:rPr>
      </w:pPr>
      <w:r>
        <w:rPr>
          <w:rFonts w:ascii="宋体" w:eastAsia="宋体" w:hAnsi="宋体" w:hint="eastAsia"/>
          <w:sz w:val="24"/>
          <w:szCs w:val="24"/>
        </w:rPr>
        <w:t>图：SpiNNaker芯片结构</w:t>
      </w:r>
    </w:p>
    <w:p w:rsidR="00F52AFF" w:rsidRDefault="00F52AFF" w:rsidP="00216B2A">
      <w:pPr>
        <w:spacing w:line="300" w:lineRule="auto"/>
        <w:ind w:firstLine="420"/>
        <w:rPr>
          <w:rFonts w:ascii="宋体" w:eastAsia="宋体" w:hAnsi="宋体"/>
          <w:sz w:val="24"/>
          <w:szCs w:val="24"/>
        </w:rPr>
      </w:pPr>
      <w:r>
        <w:rPr>
          <w:rFonts w:ascii="宋体" w:eastAsia="宋体" w:hAnsi="宋体" w:hint="eastAsia"/>
          <w:sz w:val="24"/>
          <w:szCs w:val="24"/>
        </w:rPr>
        <w:t>SpiNNaker的芯片结构如上图，每个芯片中最多包含20个ARM968处理器作为运算单元</w:t>
      </w:r>
      <w:r w:rsidR="00C51468">
        <w:rPr>
          <w:rFonts w:ascii="宋体" w:eastAsia="宋体" w:hAnsi="宋体" w:hint="eastAsia"/>
          <w:sz w:val="24"/>
          <w:szCs w:val="24"/>
        </w:rPr>
        <w:t>，即图中的Proc</w:t>
      </w:r>
      <w:r w:rsidR="00C51468">
        <w:rPr>
          <w:rFonts w:ascii="宋体" w:eastAsia="宋体" w:hAnsi="宋体"/>
          <w:sz w:val="24"/>
          <w:szCs w:val="24"/>
        </w:rPr>
        <w:t>0</w:t>
      </w:r>
      <w:r w:rsidR="00C51468">
        <w:rPr>
          <w:rFonts w:ascii="宋体" w:eastAsia="宋体" w:hAnsi="宋体" w:hint="eastAsia"/>
          <w:sz w:val="24"/>
          <w:szCs w:val="24"/>
        </w:rPr>
        <w:t>到Proc</w:t>
      </w:r>
      <w:r w:rsidR="00E44F90">
        <w:rPr>
          <w:rFonts w:ascii="宋体" w:eastAsia="宋体" w:hAnsi="宋体" w:hint="eastAsia"/>
          <w:sz w:val="24"/>
          <w:szCs w:val="24"/>
        </w:rPr>
        <w:t>N，其中一个处理器被选为监视核，担任系统管理任务。在监视核以外，每个核上运行对一组神经元的模拟程序，这一组神经元互相之间联系紧密，称为一个神经柱。监视用核的选择是通过竞争决定，以此来保证监视核能够正常工作。</w:t>
      </w:r>
    </w:p>
    <w:p w:rsidR="00E44F90" w:rsidRPr="00E44F90" w:rsidRDefault="00E44F90" w:rsidP="00E44F90">
      <w:pPr>
        <w:spacing w:line="300" w:lineRule="auto"/>
        <w:ind w:firstLine="420"/>
        <w:rPr>
          <w:rFonts w:ascii="宋体" w:eastAsia="宋体" w:hAnsi="宋体"/>
          <w:sz w:val="24"/>
          <w:szCs w:val="24"/>
        </w:rPr>
      </w:pPr>
      <w:r>
        <w:rPr>
          <w:rFonts w:ascii="宋体" w:eastAsia="宋体" w:hAnsi="宋体" w:hint="eastAsia"/>
          <w:sz w:val="24"/>
          <w:szCs w:val="24"/>
        </w:rPr>
        <w:t>每个ARM968处理器可以实时模拟至多1000个神经元。每个处理器核与两个紧耦合存储（Tightly Coupled Memory, TCM）直接相连，其中一个用于存储指令，大小32KB，从地址0x000000000开始编址；另一个TCM大小为64KB，从地址0x00400000开始编址，用于神经元模型相关的数据。除去TCM之外，每个SpiNNaker芯片与一个片外的SDRAM相连，这个SDRAM大小为1GB，用于保存突触相关信息</w:t>
      </w:r>
      <w:r w:rsidR="00486AF8">
        <w:rPr>
          <w:rFonts w:ascii="宋体" w:eastAsia="宋体" w:hAnsi="宋体" w:hint="eastAsia"/>
          <w:sz w:val="24"/>
          <w:szCs w:val="24"/>
        </w:rPr>
        <w:t>。每个突触表项大小为4字节，包括突触延迟、突触后神经元的ID以及突触权重。</w:t>
      </w:r>
    </w:p>
    <w:p w:rsidR="00E44F90" w:rsidRDefault="00486AF8" w:rsidP="00216B2A">
      <w:pPr>
        <w:spacing w:line="300" w:lineRule="auto"/>
        <w:ind w:firstLine="420"/>
        <w:rPr>
          <w:rFonts w:ascii="宋体" w:eastAsia="宋体" w:hAnsi="宋体"/>
          <w:sz w:val="24"/>
          <w:szCs w:val="24"/>
        </w:rPr>
      </w:pPr>
      <w:r>
        <w:rPr>
          <w:rFonts w:ascii="宋体" w:eastAsia="宋体" w:hAnsi="宋体" w:hint="eastAsia"/>
          <w:sz w:val="24"/>
          <w:szCs w:val="24"/>
        </w:rPr>
        <w:t>SpiNNaker的处理器核通过包交换网络来传递神经脉冲。在芯片内部，处理核之间通过片上网络进行信息交互；芯片间的交互通过片上路由器进行转发，即图中的Packet Router。每个SpiNNaker芯片与六个其他芯片相互连接，形成一个六边形的蜂窝结构。</w:t>
      </w:r>
    </w:p>
    <w:p w:rsidR="00F52AFF" w:rsidRPr="0001707C" w:rsidRDefault="00F52AFF" w:rsidP="00216B2A">
      <w:pPr>
        <w:spacing w:line="300" w:lineRule="auto"/>
        <w:ind w:firstLine="420"/>
        <w:rPr>
          <w:rFonts w:ascii="宋体" w:eastAsia="宋体" w:hAnsi="宋体"/>
          <w:sz w:val="24"/>
          <w:szCs w:val="24"/>
        </w:rPr>
      </w:pPr>
    </w:p>
    <w:p w:rsidR="00216B2A" w:rsidRDefault="00216B2A" w:rsidP="00216B2A">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神经网络加速器的开发</w:t>
      </w:r>
    </w:p>
    <w:p w:rsidR="00477ECD" w:rsidRDefault="004103F0" w:rsidP="0001653B">
      <w:pPr>
        <w:spacing w:line="300" w:lineRule="auto"/>
        <w:ind w:firstLine="420"/>
        <w:rPr>
          <w:rFonts w:ascii="宋体" w:eastAsia="宋体" w:hAnsi="宋体"/>
          <w:sz w:val="24"/>
          <w:szCs w:val="24"/>
        </w:rPr>
      </w:pPr>
      <w:r w:rsidRPr="0001653B">
        <w:rPr>
          <w:rFonts w:ascii="宋体" w:eastAsia="宋体" w:hAnsi="宋体"/>
          <w:sz w:val="24"/>
          <w:szCs w:val="24"/>
        </w:rPr>
        <w:t>神经网络加速器的开发</w:t>
      </w:r>
      <w:r w:rsidR="0001653B" w:rsidRPr="0001653B">
        <w:rPr>
          <w:rFonts w:ascii="宋体" w:eastAsia="宋体" w:hAnsi="宋体" w:hint="eastAsia"/>
          <w:sz w:val="24"/>
          <w:szCs w:val="24"/>
        </w:rPr>
        <w:t>大多由实际应用需要出发，因此由企业主导的研究较多。</w:t>
      </w:r>
      <w:r w:rsidR="0001653B">
        <w:rPr>
          <w:rFonts w:ascii="宋体" w:eastAsia="宋体" w:hAnsi="宋体" w:hint="eastAsia"/>
          <w:sz w:val="24"/>
          <w:szCs w:val="24"/>
        </w:rPr>
        <w:t>其中具有代表性的成果有谷歌公司开发的TPU</w:t>
      </w:r>
      <w:r w:rsidR="00477ECD">
        <w:rPr>
          <w:rFonts w:ascii="宋体" w:eastAsia="宋体" w:hAnsi="宋体" w:hint="eastAsia"/>
          <w:sz w:val="24"/>
          <w:szCs w:val="24"/>
        </w:rPr>
        <w:t>。</w:t>
      </w:r>
    </w:p>
    <w:p w:rsidR="0001653B" w:rsidRDefault="00B41E20" w:rsidP="00477ECD">
      <w:pPr>
        <w:spacing w:line="300" w:lineRule="auto"/>
        <w:ind w:firstLine="420"/>
        <w:rPr>
          <w:rFonts w:ascii="宋体" w:eastAsia="宋体" w:hAnsi="宋体"/>
          <w:sz w:val="24"/>
          <w:szCs w:val="24"/>
        </w:rPr>
      </w:pPr>
      <w:r>
        <w:rPr>
          <w:rFonts w:ascii="宋体" w:eastAsia="宋体" w:hAnsi="宋体" w:hint="eastAsia"/>
          <w:sz w:val="24"/>
          <w:szCs w:val="24"/>
        </w:rPr>
        <w:t>TPU是谷歌公司专门为TensorFlow深度学习框架所设计的一款处理器[</w:t>
      </w:r>
      <w:r>
        <w:rPr>
          <w:rFonts w:ascii="宋体" w:eastAsia="宋体" w:hAnsi="宋体"/>
          <w:sz w:val="24"/>
          <w:szCs w:val="24"/>
        </w:rPr>
        <w:t>25</w:t>
      </w:r>
      <w:r>
        <w:rPr>
          <w:rFonts w:ascii="宋体" w:eastAsia="宋体" w:hAnsi="宋体" w:hint="eastAsia"/>
          <w:sz w:val="24"/>
          <w:szCs w:val="24"/>
        </w:rPr>
        <w:t>]。在2006年时，谷歌曾经考虑过</w:t>
      </w:r>
      <w:r w:rsidR="006737D7">
        <w:rPr>
          <w:rFonts w:ascii="宋体" w:eastAsia="宋体" w:hAnsi="宋体" w:hint="eastAsia"/>
          <w:sz w:val="24"/>
          <w:szCs w:val="24"/>
        </w:rPr>
        <w:t>在自己的数据中心中为人工智能应用配备GPU、FPGA或定制ASIC，但是当时的分析显示使用数据中心富余的计算能力就足够支持当时仅有少量的人工智能应用。但是到了2013年，一项调查显示，</w:t>
      </w:r>
      <w:r w:rsidR="00FE6513">
        <w:rPr>
          <w:rFonts w:ascii="宋体" w:eastAsia="宋体" w:hAnsi="宋体" w:hint="eastAsia"/>
          <w:sz w:val="24"/>
          <w:szCs w:val="24"/>
        </w:rPr>
        <w:t>即使用户每天只使用三分钟语音搜索，也会导致支持语音搜索服务的语音识别DNN需要的运算资源加倍。这个要求对于传统的CPU结构来说太过昂贵，因此谷歌决定开发自己的定制ASIC以支持人工智能应用。</w:t>
      </w:r>
    </w:p>
    <w:p w:rsidR="00FE6513" w:rsidRDefault="00F6418D" w:rsidP="0001653B">
      <w:pPr>
        <w:spacing w:line="300" w:lineRule="auto"/>
        <w:ind w:firstLine="420"/>
        <w:rPr>
          <w:rFonts w:ascii="宋体" w:eastAsia="宋体" w:hAnsi="宋体"/>
          <w:sz w:val="24"/>
          <w:szCs w:val="24"/>
        </w:rPr>
      </w:pPr>
      <w:r>
        <w:rPr>
          <w:rFonts w:ascii="宋体" w:eastAsia="宋体" w:hAnsi="宋体" w:hint="eastAsia"/>
          <w:sz w:val="24"/>
          <w:szCs w:val="24"/>
        </w:rPr>
        <w:t>TPU被设计成通过PCIe总线与CPU相连的一个协处理器。</w:t>
      </w:r>
      <w:r w:rsidR="002B1D03">
        <w:rPr>
          <w:rFonts w:ascii="宋体" w:eastAsia="宋体" w:hAnsi="宋体" w:hint="eastAsia"/>
          <w:sz w:val="24"/>
          <w:szCs w:val="24"/>
        </w:rPr>
        <w:t>为了简化硬件设计与调试，TPU执行的指令由宿主服务器提供，而不是由TPU自行进行取指操作。从这个角度上，TPU比起GPU更接近于浮点处理单元FPU。下图是TPU的答题组成结构。</w:t>
      </w:r>
    </w:p>
    <w:p w:rsidR="002B1D03" w:rsidRDefault="002B1D03" w:rsidP="002B1D03">
      <w:pPr>
        <w:spacing w:line="300" w:lineRule="auto"/>
        <w:jc w:val="center"/>
        <w:rPr>
          <w:rFonts w:ascii="宋体" w:eastAsia="宋体" w:hAnsi="宋体"/>
          <w:sz w:val="24"/>
          <w:szCs w:val="24"/>
        </w:rPr>
      </w:pPr>
      <w:r>
        <w:rPr>
          <w:noProof/>
        </w:rPr>
        <w:drawing>
          <wp:inline distT="0" distB="0" distL="0" distR="0" wp14:anchorId="6986A3C5" wp14:editId="3C0EA356">
            <wp:extent cx="5274310" cy="40309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30980"/>
                    </a:xfrm>
                    <a:prstGeom prst="rect">
                      <a:avLst/>
                    </a:prstGeom>
                  </pic:spPr>
                </pic:pic>
              </a:graphicData>
            </a:graphic>
          </wp:inline>
        </w:drawing>
      </w:r>
    </w:p>
    <w:p w:rsidR="002B1D03" w:rsidRDefault="002B1D03" w:rsidP="0001653B">
      <w:pPr>
        <w:spacing w:line="300" w:lineRule="auto"/>
        <w:ind w:firstLine="420"/>
        <w:rPr>
          <w:rFonts w:ascii="宋体" w:eastAsia="宋体" w:hAnsi="宋体"/>
          <w:sz w:val="24"/>
          <w:szCs w:val="24"/>
        </w:rPr>
      </w:pPr>
      <w:r>
        <w:rPr>
          <w:rFonts w:ascii="宋体" w:eastAsia="宋体" w:hAnsi="宋体" w:hint="eastAsia"/>
          <w:sz w:val="24"/>
          <w:szCs w:val="24"/>
        </w:rPr>
        <w:t>TPU指令通过PCIe Gen3 x16总线输入到指令缓冲区中，内部模块通过256字节宽的数据通路连接。T</w:t>
      </w:r>
      <w:r>
        <w:rPr>
          <w:rFonts w:ascii="宋体" w:eastAsia="宋体" w:hAnsi="宋体"/>
          <w:sz w:val="24"/>
          <w:szCs w:val="24"/>
        </w:rPr>
        <w:t>PU</w:t>
      </w:r>
      <w:r>
        <w:rPr>
          <w:rFonts w:ascii="宋体" w:eastAsia="宋体" w:hAnsi="宋体" w:hint="eastAsia"/>
          <w:sz w:val="24"/>
          <w:szCs w:val="24"/>
        </w:rPr>
        <w:t>的核心部件是矩阵乘法单元，其中包含了256x</w:t>
      </w:r>
      <w:r>
        <w:rPr>
          <w:rFonts w:ascii="宋体" w:eastAsia="宋体" w:hAnsi="宋体"/>
          <w:sz w:val="24"/>
          <w:szCs w:val="24"/>
        </w:rPr>
        <w:t>256</w:t>
      </w:r>
      <w:r>
        <w:rPr>
          <w:rFonts w:ascii="宋体" w:eastAsia="宋体" w:hAnsi="宋体" w:hint="eastAsia"/>
          <w:sz w:val="24"/>
          <w:szCs w:val="24"/>
        </w:rPr>
        <w:t>个MAC（Multiply-accumulator）部件，每个MAC可以处理8</w:t>
      </w:r>
      <w:r w:rsidR="009C58C4">
        <w:rPr>
          <w:rFonts w:ascii="宋体" w:eastAsia="宋体" w:hAnsi="宋体" w:hint="eastAsia"/>
          <w:sz w:val="24"/>
          <w:szCs w:val="24"/>
        </w:rPr>
        <w:t>位的乘加操作，乘加的结果保存在累加器中。</w:t>
      </w:r>
      <w:r w:rsidR="002E05F6">
        <w:rPr>
          <w:rFonts w:ascii="宋体" w:eastAsia="宋体" w:hAnsi="宋体" w:hint="eastAsia"/>
          <w:sz w:val="24"/>
          <w:szCs w:val="24"/>
        </w:rPr>
        <w:t>为了减少从Unified Buffer中读写操作的次数来减</w:t>
      </w:r>
      <w:r w:rsidR="002E05F6">
        <w:rPr>
          <w:rFonts w:ascii="宋体" w:eastAsia="宋体" w:hAnsi="宋体" w:hint="eastAsia"/>
          <w:sz w:val="24"/>
          <w:szCs w:val="24"/>
        </w:rPr>
        <w:lastRenderedPageBreak/>
        <w:t>少能量消耗，矩阵乘法单元使用脉动阵列的方式进行矩阵运算。</w:t>
      </w:r>
    </w:p>
    <w:p w:rsidR="003C7F63" w:rsidRDefault="002D42C3" w:rsidP="003C7F63">
      <w:pPr>
        <w:spacing w:line="300" w:lineRule="auto"/>
        <w:ind w:firstLine="420"/>
        <w:rPr>
          <w:rFonts w:ascii="宋体" w:eastAsia="宋体" w:hAnsi="宋体"/>
          <w:sz w:val="24"/>
          <w:szCs w:val="24"/>
        </w:rPr>
      </w:pPr>
      <w:r>
        <w:rPr>
          <w:rFonts w:ascii="宋体" w:eastAsia="宋体" w:hAnsi="宋体" w:hint="eastAsia"/>
          <w:sz w:val="24"/>
          <w:szCs w:val="24"/>
        </w:rPr>
        <w:t>TPU的指令设计为C</w:t>
      </w:r>
      <w:r>
        <w:rPr>
          <w:rFonts w:ascii="宋体" w:eastAsia="宋体" w:hAnsi="宋体"/>
          <w:sz w:val="24"/>
          <w:szCs w:val="24"/>
        </w:rPr>
        <w:t>ISC</w:t>
      </w:r>
      <w:r>
        <w:rPr>
          <w:rFonts w:ascii="宋体" w:eastAsia="宋体" w:hAnsi="宋体" w:hint="eastAsia"/>
          <w:sz w:val="24"/>
          <w:szCs w:val="24"/>
        </w:rPr>
        <w:t>形式，具有5条关键指令，分别对应了神经网络应用中的关键操作：</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Read_Host_Memory将数据从宿主机内存中读取至Unified Buffer</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sz w:val="24"/>
          <w:szCs w:val="24"/>
        </w:rPr>
        <w:t>Read_Weights</w:t>
      </w:r>
      <w:r>
        <w:rPr>
          <w:rFonts w:ascii="宋体" w:eastAsia="宋体" w:hAnsi="宋体" w:hint="eastAsia"/>
          <w:sz w:val="24"/>
          <w:szCs w:val="24"/>
        </w:rPr>
        <w:t>将权重数据读取至图中的Weight FIFO，作为矩阵乘法单元的一个输入</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MatrixMultply/Convolve指示矩阵乘法单元开始进行乘法运算或卷积运算。</w:t>
      </w:r>
    </w:p>
    <w:p w:rsidR="002D42C3" w:rsidRDefault="002D42C3"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Activate</w:t>
      </w:r>
      <w:r w:rsidR="00230447">
        <w:rPr>
          <w:rFonts w:ascii="宋体" w:eastAsia="宋体" w:hAnsi="宋体" w:hint="eastAsia"/>
          <w:sz w:val="24"/>
          <w:szCs w:val="24"/>
        </w:rPr>
        <w:t>执行神经网络中的激活层的功能，输入为累加器中的乘法部分和，经过激活函数处理后将结果写入到Unified Buffer中，这一指令还可以用于完成池化操作。</w:t>
      </w:r>
    </w:p>
    <w:p w:rsidR="00230447" w:rsidRDefault="00230447" w:rsidP="002D42C3">
      <w:pPr>
        <w:pStyle w:val="a3"/>
        <w:numPr>
          <w:ilvl w:val="0"/>
          <w:numId w:val="10"/>
        </w:numPr>
        <w:spacing w:line="300" w:lineRule="auto"/>
        <w:ind w:firstLineChars="0"/>
        <w:rPr>
          <w:rFonts w:ascii="宋体" w:eastAsia="宋体" w:hAnsi="宋体"/>
          <w:sz w:val="24"/>
          <w:szCs w:val="24"/>
        </w:rPr>
      </w:pPr>
      <w:r>
        <w:rPr>
          <w:rFonts w:ascii="宋体" w:eastAsia="宋体" w:hAnsi="宋体" w:hint="eastAsia"/>
          <w:sz w:val="24"/>
          <w:szCs w:val="24"/>
        </w:rPr>
        <w:t>Write_Host_Memory将Unified Buffer中的数据写回到宿主机内存中。</w:t>
      </w:r>
    </w:p>
    <w:p w:rsidR="00230447" w:rsidRPr="00230447" w:rsidRDefault="00477ECD" w:rsidP="00230447">
      <w:pPr>
        <w:spacing w:line="300" w:lineRule="auto"/>
        <w:ind w:left="420"/>
        <w:rPr>
          <w:rFonts w:ascii="宋体" w:eastAsia="宋体" w:hAnsi="宋体"/>
          <w:sz w:val="24"/>
          <w:szCs w:val="24"/>
        </w:rPr>
      </w:pPr>
      <w:r>
        <w:rPr>
          <w:rFonts w:ascii="宋体" w:eastAsia="宋体" w:hAnsi="宋体" w:hint="eastAsia"/>
          <w:sz w:val="24"/>
          <w:szCs w:val="24"/>
        </w:rPr>
        <w:t>中科院计算所</w:t>
      </w:r>
    </w:p>
    <w:p w:rsidR="00D001DC" w:rsidRDefault="00D001DC" w:rsidP="00D001DC">
      <w:pPr>
        <w:pStyle w:val="a3"/>
        <w:spacing w:line="300" w:lineRule="auto"/>
        <w:ind w:left="720" w:firstLineChars="0" w:firstLine="0"/>
        <w:rPr>
          <w:rFonts w:ascii="宋体" w:eastAsia="宋体" w:hAnsi="宋体"/>
          <w:sz w:val="24"/>
          <w:szCs w:val="24"/>
        </w:rPr>
      </w:pPr>
    </w:p>
    <w:p w:rsidR="00216B2A" w:rsidRPr="00216B2A" w:rsidRDefault="00216B2A" w:rsidP="00216B2A">
      <w:pPr>
        <w:pStyle w:val="a3"/>
        <w:numPr>
          <w:ilvl w:val="0"/>
          <w:numId w:val="9"/>
        </w:numPr>
        <w:spacing w:line="300" w:lineRule="auto"/>
        <w:ind w:firstLineChars="0"/>
        <w:rPr>
          <w:rFonts w:ascii="宋体" w:eastAsia="宋体" w:hAnsi="宋体"/>
          <w:sz w:val="24"/>
          <w:szCs w:val="24"/>
        </w:rPr>
      </w:pPr>
      <w:r>
        <w:rPr>
          <w:rFonts w:ascii="宋体" w:eastAsia="宋体" w:hAnsi="宋体" w:hint="eastAsia"/>
          <w:sz w:val="24"/>
          <w:szCs w:val="24"/>
        </w:rPr>
        <w:t>新型神经形态硬件的开发</w:t>
      </w:r>
    </w:p>
    <w:p w:rsidR="00EE231C" w:rsidRDefault="00B0319D" w:rsidP="00230447">
      <w:pPr>
        <w:spacing w:line="300" w:lineRule="auto"/>
        <w:ind w:firstLine="420"/>
        <w:rPr>
          <w:rFonts w:ascii="宋体" w:eastAsia="宋体" w:hAnsi="宋体"/>
          <w:sz w:val="24"/>
          <w:szCs w:val="24"/>
        </w:rPr>
      </w:pPr>
      <w:r>
        <w:rPr>
          <w:rFonts w:ascii="宋体" w:eastAsia="宋体" w:hAnsi="宋体" w:hint="eastAsia"/>
          <w:sz w:val="24"/>
          <w:szCs w:val="24"/>
        </w:rPr>
        <w:t>这类研究的一个代表是IBM在2014年发布的TrueNorth</w:t>
      </w:r>
      <w:r>
        <w:rPr>
          <w:rFonts w:ascii="宋体" w:eastAsia="宋体" w:hAnsi="宋体"/>
          <w:sz w:val="24"/>
          <w:szCs w:val="24"/>
        </w:rPr>
        <w:t>[26]</w:t>
      </w:r>
      <w:r>
        <w:rPr>
          <w:rFonts w:ascii="宋体" w:eastAsia="宋体" w:hAnsi="宋体" w:hint="eastAsia"/>
          <w:sz w:val="24"/>
          <w:szCs w:val="24"/>
        </w:rPr>
        <w:t>。TrueNorth的结构受到人脑中皮质柱的结构启发。皮质柱是一小块高密度互联的神经元区域，这块区域中的神经元功能互相关联。</w:t>
      </w:r>
      <w:r w:rsidR="00003A23">
        <w:rPr>
          <w:rFonts w:ascii="宋体" w:eastAsia="宋体" w:hAnsi="宋体" w:hint="eastAsia"/>
          <w:sz w:val="24"/>
          <w:szCs w:val="24"/>
        </w:rPr>
        <w:t>T</w:t>
      </w:r>
      <w:r w:rsidR="00003A23">
        <w:rPr>
          <w:rFonts w:ascii="宋体" w:eastAsia="宋体" w:hAnsi="宋体"/>
          <w:sz w:val="24"/>
          <w:szCs w:val="24"/>
        </w:rPr>
        <w:t>rueNorth</w:t>
      </w:r>
      <w:r w:rsidR="00003A23">
        <w:rPr>
          <w:rFonts w:ascii="宋体" w:eastAsia="宋体" w:hAnsi="宋体" w:hint="eastAsia"/>
          <w:sz w:val="24"/>
          <w:szCs w:val="24"/>
        </w:rPr>
        <w:t>模仿此结构，利用交叉开关的SRAM在一个核中实现了一小簇互相紧密连接的神经元，再将多个核互相连接起来形成TrueNorth芯片。</w:t>
      </w:r>
    </w:p>
    <w:p w:rsidR="00003A23" w:rsidRDefault="00003A23" w:rsidP="00003A23">
      <w:pPr>
        <w:spacing w:line="300" w:lineRule="auto"/>
        <w:jc w:val="center"/>
        <w:rPr>
          <w:rFonts w:ascii="宋体" w:eastAsia="宋体" w:hAnsi="宋体"/>
          <w:sz w:val="24"/>
          <w:szCs w:val="24"/>
        </w:rPr>
      </w:pPr>
      <w:r>
        <w:rPr>
          <w:noProof/>
        </w:rPr>
        <w:drawing>
          <wp:inline distT="0" distB="0" distL="0" distR="0" wp14:anchorId="3EF8B22A" wp14:editId="2110D6B8">
            <wp:extent cx="4362450" cy="3552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3552825"/>
                    </a:xfrm>
                    <a:prstGeom prst="rect">
                      <a:avLst/>
                    </a:prstGeom>
                  </pic:spPr>
                </pic:pic>
              </a:graphicData>
            </a:graphic>
          </wp:inline>
        </w:drawing>
      </w:r>
    </w:p>
    <w:p w:rsidR="00230447" w:rsidRDefault="00003A23" w:rsidP="00EE5FEE">
      <w:pPr>
        <w:spacing w:line="300" w:lineRule="auto"/>
        <w:rPr>
          <w:rFonts w:ascii="宋体" w:eastAsia="宋体" w:hAnsi="宋体"/>
          <w:sz w:val="24"/>
          <w:szCs w:val="24"/>
        </w:rPr>
      </w:pPr>
      <w:r>
        <w:rPr>
          <w:rFonts w:ascii="宋体" w:eastAsia="宋体" w:hAnsi="宋体"/>
          <w:sz w:val="24"/>
          <w:szCs w:val="24"/>
        </w:rPr>
        <w:tab/>
        <w:t>TrueNorth</w:t>
      </w:r>
      <w:r>
        <w:rPr>
          <w:rFonts w:ascii="宋体" w:eastAsia="宋体" w:hAnsi="宋体" w:hint="eastAsia"/>
          <w:sz w:val="24"/>
          <w:szCs w:val="24"/>
        </w:rPr>
        <w:t>中一个核的结构大致如图中所示。图中的竖线表示神经元的树突，</w:t>
      </w:r>
      <w:r>
        <w:rPr>
          <w:rFonts w:ascii="宋体" w:eastAsia="宋体" w:hAnsi="宋体" w:hint="eastAsia"/>
          <w:sz w:val="24"/>
          <w:szCs w:val="24"/>
        </w:rPr>
        <w:lastRenderedPageBreak/>
        <w:t>神经元由树突接收脉冲；横线表示神经元的轴突，由此发射脉冲；横线与竖线的交叉点代表了一个突触连接。在TrueNorth的一个这样的核中，包括了256个输入与256个输出</w:t>
      </w:r>
      <w:r w:rsidR="004C799D">
        <w:rPr>
          <w:rFonts w:ascii="宋体" w:eastAsia="宋体" w:hAnsi="宋体" w:hint="eastAsia"/>
          <w:sz w:val="24"/>
          <w:szCs w:val="24"/>
        </w:rPr>
        <w:t>，最多可以模拟256个神经元与256x256个突触连接。一个TrueNorth芯片中包含了4096个这样的处理核，总计可以模拟一百万神经元和256百万个突触连接，晶体管数达到54亿个。单个芯片平均放电频率为20Hz，单个神经元放电功耗可低至26pJ，功耗低至65m</w:t>
      </w:r>
      <w:r w:rsidR="004C799D">
        <w:rPr>
          <w:rFonts w:ascii="宋体" w:eastAsia="宋体" w:hAnsi="宋体"/>
          <w:sz w:val="24"/>
          <w:szCs w:val="24"/>
        </w:rPr>
        <w:t>W</w:t>
      </w:r>
      <w:r w:rsidR="004C799D">
        <w:rPr>
          <w:rFonts w:ascii="宋体" w:eastAsia="宋体" w:hAnsi="宋体" w:hint="eastAsia"/>
          <w:sz w:val="24"/>
          <w:szCs w:val="24"/>
        </w:rPr>
        <w:t>，远远低于传统芯片。</w:t>
      </w:r>
    </w:p>
    <w:p w:rsidR="004C799D" w:rsidRDefault="004C799D" w:rsidP="00EE5FEE">
      <w:pPr>
        <w:spacing w:line="300" w:lineRule="auto"/>
        <w:rPr>
          <w:ins w:id="29" w:author="Chengxu" w:date="2018-01-11T10:23:00Z"/>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TrueNorth能够取得极低的能耗，IBM也表示今后将多个TrueNorth芯片连接起来还可以提供更大的神经网络处理能力。但是</w:t>
      </w:r>
      <w:r w:rsidR="00F35B12">
        <w:rPr>
          <w:rFonts w:ascii="宋体" w:eastAsia="宋体" w:hAnsi="宋体" w:hint="eastAsia"/>
          <w:sz w:val="24"/>
          <w:szCs w:val="24"/>
        </w:rPr>
        <w:t>也有一些对此的反对声音，</w:t>
      </w:r>
      <w:r w:rsidR="003A06EF">
        <w:rPr>
          <w:rFonts w:ascii="宋体" w:eastAsia="宋体" w:hAnsi="宋体" w:hint="eastAsia"/>
          <w:sz w:val="24"/>
          <w:szCs w:val="24"/>
        </w:rPr>
        <w:t>例如</w:t>
      </w:r>
      <w:r w:rsidR="003A06EF">
        <w:rPr>
          <w:rFonts w:ascii="宋体" w:eastAsia="宋体" w:hAnsi="宋体"/>
          <w:sz w:val="24"/>
          <w:szCs w:val="24"/>
        </w:rPr>
        <w:t>LeCun</w:t>
      </w:r>
      <w:r w:rsidR="003A06EF">
        <w:rPr>
          <w:rFonts w:ascii="宋体" w:eastAsia="宋体" w:hAnsi="宋体" w:hint="eastAsia"/>
          <w:sz w:val="24"/>
          <w:szCs w:val="24"/>
        </w:rPr>
        <w:t>在IBM公布TrueNorth时提出了对处理精度的质疑，他认为脉冲神经网络的输出是二值的，在处理需要更多位宽表示的数据时需要等待多个周期后脉冲的平均，这实际上拖慢了整个网络的运行效率，因此从性能功耗比的角度上讲True</w:t>
      </w:r>
      <w:r w:rsidR="003A06EF">
        <w:rPr>
          <w:rFonts w:ascii="宋体" w:eastAsia="宋体" w:hAnsi="宋体"/>
          <w:sz w:val="24"/>
          <w:szCs w:val="24"/>
        </w:rPr>
        <w:t>North</w:t>
      </w:r>
      <w:r w:rsidR="003A06EF">
        <w:rPr>
          <w:rFonts w:ascii="宋体" w:eastAsia="宋体" w:hAnsi="宋体" w:hint="eastAsia"/>
          <w:sz w:val="24"/>
          <w:szCs w:val="24"/>
        </w:rPr>
        <w:t>并没有特别大的优势。</w:t>
      </w:r>
    </w:p>
    <w:p w:rsidR="006D0A8A" w:rsidRDefault="006D0A8A" w:rsidP="00EE5FEE">
      <w:pPr>
        <w:spacing w:line="300" w:lineRule="auto"/>
        <w:rPr>
          <w:ins w:id="30" w:author="Chengxu" w:date="2018-01-11T10:23:00Z"/>
          <w:rFonts w:ascii="宋体" w:eastAsia="宋体" w:hAnsi="宋体"/>
          <w:sz w:val="24"/>
          <w:szCs w:val="24"/>
        </w:rPr>
      </w:pPr>
    </w:p>
    <w:p w:rsidR="006D0A8A" w:rsidRPr="004C799D" w:rsidRDefault="006D0A8A" w:rsidP="00EE5FEE">
      <w:pPr>
        <w:spacing w:line="300" w:lineRule="auto"/>
        <w:rPr>
          <w:rFonts w:ascii="宋体" w:eastAsia="宋体" w:hAnsi="宋体" w:hint="eastAsia"/>
          <w:sz w:val="24"/>
          <w:szCs w:val="24"/>
        </w:rPr>
      </w:pPr>
      <w:ins w:id="31" w:author="Chengxu" w:date="2018-01-11T10:23:00Z">
        <w:r>
          <w:rPr>
            <w:rFonts w:ascii="宋体" w:eastAsia="宋体" w:hAnsi="宋体" w:hint="eastAsia"/>
            <w:sz w:val="24"/>
            <w:szCs w:val="24"/>
          </w:rPr>
          <w:t>文章结束最好能有</w:t>
        </w:r>
      </w:ins>
      <w:ins w:id="32" w:author="Chengxu" w:date="2018-01-11T10:31:00Z">
        <w:r w:rsidR="00E53C6F">
          <w:rPr>
            <w:rFonts w:ascii="宋体" w:eastAsia="宋体" w:hAnsi="宋体" w:hint="eastAsia"/>
            <w:sz w:val="24"/>
            <w:szCs w:val="24"/>
          </w:rPr>
          <w:t>未来的展望。</w:t>
        </w:r>
      </w:ins>
    </w:p>
    <w:p w:rsidR="00003A23" w:rsidRDefault="00003A23" w:rsidP="00EE5FEE">
      <w:pPr>
        <w:spacing w:line="300" w:lineRule="auto"/>
        <w:rPr>
          <w:rFonts w:ascii="宋体" w:eastAsia="宋体" w:hAnsi="宋体"/>
          <w:sz w:val="24"/>
          <w:szCs w:val="24"/>
        </w:rPr>
      </w:pPr>
    </w:p>
    <w:p w:rsidR="008D1B3A" w:rsidRDefault="008D1B3A" w:rsidP="00EE5FEE">
      <w:pPr>
        <w:spacing w:line="300" w:lineRule="auto"/>
        <w:rPr>
          <w:rFonts w:ascii="宋体" w:eastAsia="宋体" w:hAnsi="宋体"/>
          <w:sz w:val="24"/>
          <w:szCs w:val="24"/>
        </w:rPr>
      </w:pPr>
      <w:r>
        <w:rPr>
          <w:rFonts w:ascii="宋体" w:eastAsia="宋体" w:hAnsi="宋体" w:hint="eastAsia"/>
          <w:sz w:val="24"/>
          <w:szCs w:val="24"/>
        </w:rPr>
        <w:t>参考文献：</w:t>
      </w:r>
    </w:p>
    <w:p w:rsidR="008D1B3A" w:rsidRDefault="008D1B3A" w:rsidP="008D1B3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 </w:t>
      </w:r>
      <w:r w:rsidRPr="008D1B3A">
        <w:rPr>
          <w:rFonts w:ascii="宋体" w:eastAsia="宋体" w:hAnsi="宋体"/>
          <w:sz w:val="24"/>
          <w:szCs w:val="24"/>
        </w:rPr>
        <w:t>Mead, Carver. "Neuromorphic electronic systems." Proce</w:t>
      </w:r>
      <w:r w:rsidR="00DA0B33">
        <w:rPr>
          <w:rFonts w:ascii="宋体" w:eastAsia="宋体" w:hAnsi="宋体"/>
          <w:sz w:val="24"/>
          <w:szCs w:val="24"/>
        </w:rPr>
        <w:t>edings of the IEEE78.10</w:t>
      </w:r>
      <w:r>
        <w:rPr>
          <w:rFonts w:ascii="宋体" w:eastAsia="宋体" w:hAnsi="宋体"/>
          <w:sz w:val="24"/>
          <w:szCs w:val="24"/>
        </w:rPr>
        <w:t>:</w:t>
      </w:r>
      <w:r>
        <w:rPr>
          <w:rFonts w:ascii="宋体" w:eastAsia="宋体" w:hAnsi="宋体" w:hint="eastAsia"/>
          <w:sz w:val="24"/>
          <w:szCs w:val="24"/>
        </w:rPr>
        <w:t xml:space="preserve"> </w:t>
      </w:r>
      <w:r w:rsidRPr="008D1B3A">
        <w:rPr>
          <w:rFonts w:ascii="宋体" w:eastAsia="宋体" w:hAnsi="宋体"/>
          <w:sz w:val="24"/>
          <w:szCs w:val="24"/>
        </w:rPr>
        <w:t>1629–1636</w:t>
      </w:r>
      <w:r w:rsidR="00DA0B33">
        <w:rPr>
          <w:rFonts w:ascii="宋体" w:eastAsia="宋体" w:hAnsi="宋体"/>
          <w:sz w:val="24"/>
          <w:szCs w:val="24"/>
        </w:rPr>
        <w:t>, 1990</w:t>
      </w:r>
    </w:p>
    <w:p w:rsidR="008D1B3A" w:rsidRDefault="00297A9E" w:rsidP="00297A9E">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 xml:space="preserve"> </w:t>
      </w:r>
      <w:r w:rsidR="004B6281">
        <w:rPr>
          <w:rFonts w:ascii="宋体" w:eastAsia="宋体" w:hAnsi="宋体"/>
          <w:sz w:val="24"/>
          <w:szCs w:val="24"/>
        </w:rPr>
        <w:t>Rosenblatt, Frank</w:t>
      </w:r>
      <w:r w:rsidRPr="00297A9E">
        <w:rPr>
          <w:rFonts w:ascii="宋体" w:eastAsia="宋体" w:hAnsi="宋体"/>
          <w:sz w:val="24"/>
          <w:szCs w:val="24"/>
        </w:rPr>
        <w:t>, The Perceptron: A Probabilistic Model for Information Storage and Organization in the Brain, Cornell Aeronautical Laboratory, Psychological Review, v65, No. 6, pp. 386–408.</w:t>
      </w:r>
    </w:p>
    <w:p w:rsidR="008D1B3A" w:rsidRDefault="00BD73EA" w:rsidP="00BD73E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 xml:space="preserve"> </w:t>
      </w:r>
      <w:r w:rsidRPr="00BD73EA">
        <w:rPr>
          <w:rFonts w:ascii="宋体" w:eastAsia="宋体" w:hAnsi="宋体"/>
          <w:sz w:val="24"/>
          <w:szCs w:val="24"/>
        </w:rPr>
        <w:t>Hinton</w:t>
      </w:r>
      <w:r w:rsidR="00DA0B33">
        <w:rPr>
          <w:rFonts w:ascii="宋体" w:eastAsia="宋体" w:hAnsi="宋体"/>
          <w:sz w:val="24"/>
          <w:szCs w:val="24"/>
        </w:rPr>
        <w:t>, G. E.; Osindero, S.; Teh, Y</w:t>
      </w:r>
      <w:r w:rsidRPr="00BD73EA">
        <w:rPr>
          <w:rFonts w:ascii="宋体" w:eastAsia="宋体" w:hAnsi="宋体"/>
          <w:sz w:val="24"/>
          <w:szCs w:val="24"/>
        </w:rPr>
        <w:t>. "A fast learning algor</w:t>
      </w:r>
      <w:r>
        <w:rPr>
          <w:rFonts w:ascii="宋体" w:eastAsia="宋体" w:hAnsi="宋体"/>
          <w:sz w:val="24"/>
          <w:szCs w:val="24"/>
        </w:rPr>
        <w:t>ithm for deep belief nets"</w:t>
      </w:r>
      <w:r w:rsidRPr="00BD73EA">
        <w:rPr>
          <w:rFonts w:ascii="宋体" w:eastAsia="宋体" w:hAnsi="宋体"/>
          <w:sz w:val="24"/>
          <w:szCs w:val="24"/>
        </w:rPr>
        <w:t>. Neural Com</w:t>
      </w:r>
      <w:r w:rsidR="00DA0B33">
        <w:rPr>
          <w:rFonts w:ascii="宋体" w:eastAsia="宋体" w:hAnsi="宋体"/>
          <w:sz w:val="24"/>
          <w:szCs w:val="24"/>
        </w:rPr>
        <w:t xml:space="preserve">putation. 18 (7): 1527–1554, </w:t>
      </w:r>
      <w:r w:rsidR="00DA0B33" w:rsidRPr="00BD73EA">
        <w:rPr>
          <w:rFonts w:ascii="宋体" w:eastAsia="宋体" w:hAnsi="宋体"/>
          <w:sz w:val="24"/>
          <w:szCs w:val="24"/>
        </w:rPr>
        <w:t>2006</w:t>
      </w:r>
    </w:p>
    <w:p w:rsidR="008D1B3A" w:rsidRDefault="00D52160" w:rsidP="00D52160">
      <w:pPr>
        <w:spacing w:line="300" w:lineRule="auto"/>
        <w:rPr>
          <w:rFonts w:ascii="宋体" w:eastAsia="宋体" w:hAnsi="宋体"/>
          <w:sz w:val="24"/>
          <w:szCs w:val="24"/>
        </w:rPr>
      </w:pPr>
      <w:r>
        <w:rPr>
          <w:rFonts w:ascii="宋体" w:eastAsia="宋体" w:hAnsi="宋体"/>
          <w:sz w:val="24"/>
          <w:szCs w:val="24"/>
        </w:rPr>
        <w:t xml:space="preserve">[4] </w:t>
      </w:r>
      <w:r w:rsidR="00DA0B33">
        <w:rPr>
          <w:rFonts w:ascii="宋体" w:eastAsia="宋体" w:hAnsi="宋体"/>
          <w:sz w:val="24"/>
          <w:szCs w:val="24"/>
        </w:rPr>
        <w:t>Ramón y Cajal, Santiago</w:t>
      </w:r>
      <w:r w:rsidRPr="00D52160">
        <w:rPr>
          <w:rFonts w:ascii="宋体" w:eastAsia="宋体" w:hAnsi="宋体"/>
          <w:sz w:val="24"/>
          <w:szCs w:val="24"/>
        </w:rPr>
        <w:t>. Comparative study of the sensory a</w:t>
      </w:r>
      <w:r w:rsidR="00DA0B33">
        <w:rPr>
          <w:rFonts w:ascii="宋体" w:eastAsia="宋体" w:hAnsi="宋体"/>
          <w:sz w:val="24"/>
          <w:szCs w:val="24"/>
        </w:rPr>
        <w:t xml:space="preserve">reas of the human cortex. p. 85, </w:t>
      </w:r>
      <w:r w:rsidR="00DA0B33" w:rsidRPr="00D52160">
        <w:rPr>
          <w:rFonts w:ascii="宋体" w:eastAsia="宋体" w:hAnsi="宋体"/>
          <w:sz w:val="24"/>
          <w:szCs w:val="24"/>
        </w:rPr>
        <w:t>1899</w:t>
      </w:r>
    </w:p>
    <w:p w:rsidR="008D1B3A" w:rsidRDefault="00583CE6" w:rsidP="00583CE6">
      <w:pPr>
        <w:spacing w:line="300" w:lineRule="auto"/>
        <w:rPr>
          <w:rFonts w:ascii="宋体" w:eastAsia="宋体" w:hAnsi="宋体"/>
          <w:sz w:val="24"/>
          <w:szCs w:val="24"/>
        </w:rPr>
      </w:pPr>
      <w:r>
        <w:rPr>
          <w:rFonts w:ascii="宋体" w:eastAsia="宋体" w:hAnsi="宋体"/>
          <w:sz w:val="24"/>
          <w:szCs w:val="24"/>
        </w:rPr>
        <w:t xml:space="preserve">[5] </w:t>
      </w:r>
      <w:r w:rsidRPr="00583CE6">
        <w:rPr>
          <w:rFonts w:ascii="宋体" w:eastAsia="宋体" w:hAnsi="宋体"/>
          <w:sz w:val="24"/>
          <w:szCs w:val="24"/>
        </w:rPr>
        <w:t>Hodgkin AL, Huxley AF "A quantitative description of membrane current and its application to conduction and excitation in nerve". The Journal</w:t>
      </w:r>
      <w:r w:rsidR="00DA0B33">
        <w:rPr>
          <w:rFonts w:ascii="宋体" w:eastAsia="宋体" w:hAnsi="宋体"/>
          <w:sz w:val="24"/>
          <w:szCs w:val="24"/>
        </w:rPr>
        <w:t xml:space="preserve"> of Physiology. 117 (4): 500–44, </w:t>
      </w:r>
      <w:r w:rsidR="00DA0B33" w:rsidRPr="00583CE6">
        <w:rPr>
          <w:rFonts w:ascii="宋体" w:eastAsia="宋体" w:hAnsi="宋体"/>
          <w:sz w:val="24"/>
          <w:szCs w:val="24"/>
        </w:rPr>
        <w:t>1952</w:t>
      </w:r>
    </w:p>
    <w:p w:rsidR="00DA0B33" w:rsidRPr="00DA0B33" w:rsidRDefault="00DA0B33" w:rsidP="00DA0B33">
      <w:pPr>
        <w:spacing w:line="300" w:lineRule="auto"/>
        <w:rPr>
          <w:rFonts w:ascii="宋体" w:eastAsia="宋体" w:hAnsi="宋体"/>
          <w:sz w:val="24"/>
          <w:szCs w:val="24"/>
        </w:rPr>
      </w:pPr>
      <w:r>
        <w:rPr>
          <w:rFonts w:ascii="宋体" w:eastAsia="宋体" w:hAnsi="宋体"/>
          <w:sz w:val="24"/>
          <w:szCs w:val="24"/>
        </w:rPr>
        <w:t xml:space="preserve">[6] </w:t>
      </w:r>
      <w:r w:rsidRPr="00DA0B33">
        <w:rPr>
          <w:rFonts w:ascii="宋体" w:eastAsia="宋体" w:hAnsi="宋体"/>
          <w:sz w:val="24"/>
          <w:szCs w:val="24"/>
        </w:rPr>
        <w:t>Eugene M. Izhikevich. Dynamical Systems in Neuroscience: The</w:t>
      </w:r>
    </w:p>
    <w:p w:rsidR="008D1B3A" w:rsidRDefault="00DA0B33" w:rsidP="00DA0B33">
      <w:pPr>
        <w:spacing w:line="300" w:lineRule="auto"/>
        <w:rPr>
          <w:rFonts w:ascii="宋体" w:eastAsia="宋体" w:hAnsi="宋体"/>
          <w:sz w:val="24"/>
          <w:szCs w:val="24"/>
        </w:rPr>
      </w:pPr>
      <w:r w:rsidRPr="00DA0B33">
        <w:rPr>
          <w:rFonts w:ascii="宋体" w:eastAsia="宋体" w:hAnsi="宋体"/>
          <w:sz w:val="24"/>
          <w:szCs w:val="24"/>
        </w:rPr>
        <w:t>Geometry of Excitability and Bursting. The MIT Press, 2007.</w:t>
      </w:r>
    </w:p>
    <w:p w:rsidR="008D1B3A" w:rsidRDefault="00744B57" w:rsidP="00744B57">
      <w:pPr>
        <w:spacing w:line="300" w:lineRule="auto"/>
        <w:rPr>
          <w:rFonts w:ascii="宋体" w:eastAsia="宋体" w:hAnsi="宋体"/>
          <w:sz w:val="24"/>
          <w:szCs w:val="24"/>
        </w:rPr>
      </w:pPr>
      <w:r>
        <w:rPr>
          <w:rFonts w:ascii="宋体" w:eastAsia="宋体" w:hAnsi="宋体"/>
          <w:sz w:val="24"/>
          <w:szCs w:val="24"/>
        </w:rPr>
        <w:t xml:space="preserve">[7] </w:t>
      </w:r>
      <w:r w:rsidRPr="00744B57">
        <w:rPr>
          <w:rFonts w:ascii="宋体" w:eastAsia="宋体" w:hAnsi="宋体"/>
          <w:sz w:val="24"/>
          <w:szCs w:val="24"/>
        </w:rPr>
        <w:t xml:space="preserve">R. B. Stein. Some models of neuronal </w:t>
      </w:r>
      <w:r>
        <w:rPr>
          <w:rFonts w:ascii="宋体" w:eastAsia="宋体" w:hAnsi="宋体"/>
          <w:sz w:val="24"/>
          <w:szCs w:val="24"/>
        </w:rPr>
        <w:t xml:space="preserve">variability. Biophys., 7:37-68, </w:t>
      </w:r>
      <w:r w:rsidRPr="00744B57">
        <w:rPr>
          <w:rFonts w:ascii="宋体" w:eastAsia="宋体" w:hAnsi="宋体"/>
          <w:sz w:val="24"/>
          <w:szCs w:val="24"/>
        </w:rPr>
        <w:t>1967.</w:t>
      </w:r>
    </w:p>
    <w:p w:rsidR="008D1B3A" w:rsidRDefault="00744B57" w:rsidP="00744B57">
      <w:pPr>
        <w:spacing w:line="300" w:lineRule="auto"/>
        <w:rPr>
          <w:rFonts w:ascii="宋体" w:eastAsia="宋体" w:hAnsi="宋体"/>
          <w:sz w:val="24"/>
          <w:szCs w:val="24"/>
        </w:rPr>
      </w:pPr>
      <w:r>
        <w:rPr>
          <w:rFonts w:ascii="宋体" w:eastAsia="宋体" w:hAnsi="宋体"/>
          <w:sz w:val="24"/>
          <w:szCs w:val="24"/>
        </w:rPr>
        <w:t xml:space="preserve">[8] </w:t>
      </w:r>
      <w:r w:rsidRPr="00744B57">
        <w:rPr>
          <w:rFonts w:ascii="宋体" w:eastAsia="宋体" w:hAnsi="宋体"/>
          <w:sz w:val="24"/>
          <w:szCs w:val="24"/>
        </w:rPr>
        <w:t>Henry C. Tuckwell. Introduction to</w:t>
      </w:r>
      <w:r>
        <w:rPr>
          <w:rFonts w:ascii="宋体" w:eastAsia="宋体" w:hAnsi="宋体"/>
          <w:sz w:val="24"/>
          <w:szCs w:val="24"/>
        </w:rPr>
        <w:t xml:space="preserve"> Theoretical Neurobiology. Cam</w:t>
      </w:r>
      <w:r w:rsidRPr="00744B57">
        <w:rPr>
          <w:rFonts w:ascii="宋体" w:eastAsia="宋体" w:hAnsi="宋体"/>
          <w:sz w:val="24"/>
          <w:szCs w:val="24"/>
        </w:rPr>
        <w:t>bridge University Press, 1988.</w:t>
      </w:r>
    </w:p>
    <w:p w:rsidR="008D1B3A" w:rsidRDefault="0010055F" w:rsidP="0010055F">
      <w:pPr>
        <w:spacing w:line="300" w:lineRule="auto"/>
        <w:rPr>
          <w:rFonts w:ascii="宋体" w:eastAsia="宋体" w:hAnsi="宋体"/>
          <w:sz w:val="24"/>
          <w:szCs w:val="24"/>
        </w:rPr>
      </w:pPr>
      <w:r>
        <w:rPr>
          <w:rFonts w:ascii="宋体" w:eastAsia="宋体" w:hAnsi="宋体"/>
          <w:sz w:val="24"/>
          <w:szCs w:val="24"/>
        </w:rPr>
        <w:t xml:space="preserve">[9] </w:t>
      </w:r>
      <w:r w:rsidRPr="0010055F">
        <w:rPr>
          <w:rFonts w:ascii="宋体" w:eastAsia="宋体" w:hAnsi="宋体"/>
          <w:sz w:val="24"/>
          <w:szCs w:val="24"/>
        </w:rPr>
        <w:t xml:space="preserve">E. M. Izhikevich. Simple model </w:t>
      </w:r>
      <w:r>
        <w:rPr>
          <w:rFonts w:ascii="宋体" w:eastAsia="宋体" w:hAnsi="宋体"/>
          <w:sz w:val="24"/>
          <w:szCs w:val="24"/>
        </w:rPr>
        <w:t>of spiking neurons. IEEE Trans.</w:t>
      </w:r>
      <w:r>
        <w:rPr>
          <w:rFonts w:ascii="宋体" w:eastAsia="宋体" w:hAnsi="宋体" w:hint="eastAsia"/>
          <w:sz w:val="24"/>
          <w:szCs w:val="24"/>
        </w:rPr>
        <w:t xml:space="preserve"> </w:t>
      </w:r>
      <w:r>
        <w:rPr>
          <w:rFonts w:ascii="宋体" w:eastAsia="宋体" w:hAnsi="宋体"/>
          <w:sz w:val="24"/>
          <w:szCs w:val="24"/>
        </w:rPr>
        <w:lastRenderedPageBreak/>
        <w:t>Neural Networks, 14(6):1569-</w:t>
      </w:r>
      <w:r w:rsidRPr="0010055F">
        <w:rPr>
          <w:rFonts w:ascii="宋体" w:eastAsia="宋体" w:hAnsi="宋体"/>
          <w:sz w:val="24"/>
          <w:szCs w:val="24"/>
        </w:rPr>
        <w:t>1572, 2003.</w:t>
      </w:r>
    </w:p>
    <w:p w:rsidR="008D1B3A" w:rsidRDefault="007C7968" w:rsidP="007C7968">
      <w:pPr>
        <w:spacing w:line="300" w:lineRule="auto"/>
        <w:rPr>
          <w:rFonts w:ascii="宋体" w:eastAsia="宋体" w:hAnsi="宋体"/>
          <w:sz w:val="24"/>
          <w:szCs w:val="24"/>
        </w:rPr>
      </w:pPr>
      <w:r>
        <w:rPr>
          <w:rFonts w:ascii="宋体" w:eastAsia="宋体" w:hAnsi="宋体"/>
          <w:sz w:val="24"/>
          <w:szCs w:val="24"/>
        </w:rPr>
        <w:t xml:space="preserve">[10] </w:t>
      </w:r>
      <w:r w:rsidRPr="007C7968">
        <w:rPr>
          <w:rFonts w:ascii="宋体" w:eastAsia="宋体" w:hAnsi="宋体"/>
          <w:sz w:val="24"/>
          <w:szCs w:val="24"/>
        </w:rPr>
        <w:t>W. Bialek, F. Rieke, Rob R. De</w:t>
      </w:r>
      <w:r>
        <w:rPr>
          <w:rFonts w:ascii="宋体" w:eastAsia="宋体" w:hAnsi="宋体"/>
          <w:sz w:val="24"/>
          <w:szCs w:val="24"/>
        </w:rPr>
        <w:t xml:space="preserve"> Ruyter Van Steveninck, and</w:t>
      </w:r>
      <w:r>
        <w:rPr>
          <w:rFonts w:ascii="宋体" w:eastAsia="宋体" w:hAnsi="宋体" w:hint="eastAsia"/>
          <w:sz w:val="24"/>
          <w:szCs w:val="24"/>
        </w:rPr>
        <w:t xml:space="preserve"> </w:t>
      </w:r>
      <w:r w:rsidRPr="007C7968">
        <w:rPr>
          <w:rFonts w:ascii="宋体" w:eastAsia="宋体" w:hAnsi="宋体"/>
          <w:sz w:val="24"/>
          <w:szCs w:val="24"/>
        </w:rPr>
        <w:t>D. Warland. Reading a</w:t>
      </w:r>
      <w:r>
        <w:rPr>
          <w:rFonts w:ascii="宋体" w:eastAsia="宋体" w:hAnsi="宋体"/>
          <w:sz w:val="24"/>
          <w:szCs w:val="24"/>
        </w:rPr>
        <w:t xml:space="preserve"> neural code. Science, 252:1854-</w:t>
      </w:r>
      <w:r w:rsidRPr="007C7968">
        <w:rPr>
          <w:rFonts w:ascii="宋体" w:eastAsia="宋体" w:hAnsi="宋体"/>
          <w:sz w:val="24"/>
          <w:szCs w:val="24"/>
        </w:rPr>
        <w:t>1857, 1991.</w:t>
      </w:r>
    </w:p>
    <w:p w:rsidR="008D1B3A" w:rsidRDefault="002B675D" w:rsidP="007C7968">
      <w:pPr>
        <w:spacing w:line="300" w:lineRule="auto"/>
        <w:rPr>
          <w:rFonts w:ascii="宋体" w:eastAsia="宋体" w:hAnsi="宋体"/>
          <w:sz w:val="24"/>
          <w:szCs w:val="24"/>
        </w:rPr>
      </w:pPr>
      <w:r>
        <w:rPr>
          <w:rFonts w:ascii="宋体" w:eastAsia="宋体" w:hAnsi="宋体"/>
          <w:sz w:val="24"/>
          <w:szCs w:val="24"/>
        </w:rPr>
        <w:t>[11] Werbos, P.J</w:t>
      </w:r>
      <w:r w:rsidRPr="002B675D">
        <w:rPr>
          <w:rFonts w:ascii="宋体" w:eastAsia="宋体" w:hAnsi="宋体"/>
          <w:sz w:val="24"/>
          <w:szCs w:val="24"/>
        </w:rPr>
        <w:t>. Beyond Regression: New Tools for Prediction and Analysis in the Behavioral Sciences</w:t>
      </w:r>
      <w:r>
        <w:rPr>
          <w:rFonts w:ascii="宋体" w:eastAsia="宋体" w:hAnsi="宋体"/>
          <w:sz w:val="24"/>
          <w:szCs w:val="24"/>
        </w:rPr>
        <w:t>, 1975.</w:t>
      </w:r>
    </w:p>
    <w:p w:rsidR="008D1B3A" w:rsidRDefault="00A2371C" w:rsidP="007C7968">
      <w:pPr>
        <w:spacing w:line="300" w:lineRule="auto"/>
        <w:rPr>
          <w:rFonts w:ascii="宋体" w:eastAsia="宋体" w:hAnsi="宋体"/>
          <w:sz w:val="24"/>
          <w:szCs w:val="24"/>
        </w:rPr>
      </w:pPr>
      <w:r>
        <w:rPr>
          <w:rFonts w:ascii="宋体" w:eastAsia="宋体" w:hAnsi="宋体"/>
          <w:sz w:val="24"/>
          <w:szCs w:val="24"/>
        </w:rPr>
        <w:t xml:space="preserve">[12] </w:t>
      </w:r>
      <w:r w:rsidRPr="00A2371C">
        <w:rPr>
          <w:rFonts w:ascii="宋体" w:eastAsia="宋体" w:hAnsi="宋体"/>
          <w:sz w:val="24"/>
          <w:szCs w:val="24"/>
        </w:rPr>
        <w:t>Yoshua Bengio, A Connectionist Approach To Speech Recognition Int. J. Patt. R</w:t>
      </w:r>
      <w:r>
        <w:rPr>
          <w:rFonts w:ascii="宋体" w:eastAsia="宋体" w:hAnsi="宋体"/>
          <w:sz w:val="24"/>
          <w:szCs w:val="24"/>
        </w:rPr>
        <w:t>ecogn. Artif. Intell., 07, 647, 1993</w:t>
      </w:r>
      <w:r w:rsidRPr="00A2371C">
        <w:rPr>
          <w:rFonts w:ascii="宋体" w:eastAsia="宋体" w:hAnsi="宋体"/>
          <w:sz w:val="24"/>
          <w:szCs w:val="24"/>
        </w:rPr>
        <w:t>.</w:t>
      </w:r>
    </w:p>
    <w:p w:rsidR="008D1B3A" w:rsidRDefault="00E51C19" w:rsidP="00E51C19">
      <w:pPr>
        <w:spacing w:line="300" w:lineRule="auto"/>
        <w:rPr>
          <w:rFonts w:ascii="宋体" w:eastAsia="宋体" w:hAnsi="宋体"/>
          <w:sz w:val="24"/>
          <w:szCs w:val="24"/>
        </w:rPr>
      </w:pPr>
      <w:r>
        <w:rPr>
          <w:rFonts w:ascii="宋体" w:eastAsia="宋体" w:hAnsi="宋体"/>
          <w:sz w:val="24"/>
          <w:szCs w:val="24"/>
        </w:rPr>
        <w:t xml:space="preserve">[13] </w:t>
      </w:r>
      <w:r w:rsidRPr="00E51C19">
        <w:rPr>
          <w:rFonts w:ascii="宋体" w:eastAsia="宋体" w:hAnsi="宋体"/>
          <w:sz w:val="24"/>
          <w:szCs w:val="24"/>
        </w:rPr>
        <w:t>Sepp Hochreiter and Jürgen Schmidhuber. 1997. Long Short-Term Memory. Neural Comput. 9, 8 (November 1997), 1735-1780.</w:t>
      </w:r>
    </w:p>
    <w:p w:rsidR="008D1B3A" w:rsidRDefault="002A6A2A" w:rsidP="00E51C19">
      <w:pPr>
        <w:spacing w:line="300" w:lineRule="auto"/>
        <w:rPr>
          <w:rFonts w:ascii="宋体" w:eastAsia="宋体" w:hAnsi="宋体"/>
          <w:sz w:val="24"/>
          <w:szCs w:val="24"/>
        </w:rPr>
      </w:pPr>
      <w:r>
        <w:rPr>
          <w:rFonts w:ascii="宋体" w:eastAsia="宋体" w:hAnsi="宋体"/>
          <w:sz w:val="24"/>
          <w:szCs w:val="24"/>
        </w:rPr>
        <w:t>[14] Hubel, D. H.; Wiesel, T. N</w:t>
      </w:r>
      <w:r w:rsidRPr="002A6A2A">
        <w:rPr>
          <w:rFonts w:ascii="宋体" w:eastAsia="宋体" w:hAnsi="宋体"/>
          <w:sz w:val="24"/>
          <w:szCs w:val="24"/>
        </w:rPr>
        <w:t xml:space="preserve">. "Receptive fields and functional </w:t>
      </w:r>
      <w:bookmarkStart w:id="33" w:name="_GoBack"/>
      <w:bookmarkEnd w:id="33"/>
      <w:r w:rsidRPr="002A6A2A">
        <w:rPr>
          <w:rFonts w:ascii="宋体" w:eastAsia="宋体" w:hAnsi="宋体"/>
          <w:sz w:val="24"/>
          <w:szCs w:val="24"/>
        </w:rPr>
        <w:t>architecture of monkey striate cortex". The Journal of Physiology</w:t>
      </w:r>
      <w:r>
        <w:rPr>
          <w:rFonts w:ascii="宋体" w:eastAsia="宋体" w:hAnsi="宋体"/>
          <w:sz w:val="24"/>
          <w:szCs w:val="24"/>
        </w:rPr>
        <w:t>. 195 (1): 215–243, 1968</w:t>
      </w:r>
    </w:p>
    <w:p w:rsidR="008D1B3A" w:rsidRDefault="00FB21A2" w:rsidP="00FB21A2">
      <w:pPr>
        <w:spacing w:line="300" w:lineRule="auto"/>
        <w:rPr>
          <w:rFonts w:ascii="宋体" w:eastAsia="宋体" w:hAnsi="宋体"/>
          <w:sz w:val="24"/>
          <w:szCs w:val="24"/>
        </w:rPr>
      </w:pPr>
      <w:r>
        <w:rPr>
          <w:rFonts w:ascii="宋体" w:eastAsia="宋体" w:hAnsi="宋体"/>
          <w:sz w:val="24"/>
          <w:szCs w:val="24"/>
        </w:rPr>
        <w:t xml:space="preserve">[15] </w:t>
      </w:r>
      <w:r w:rsidRPr="00FB21A2">
        <w:rPr>
          <w:rFonts w:ascii="宋体" w:eastAsia="宋体" w:hAnsi="宋体"/>
          <w:sz w:val="24"/>
          <w:szCs w:val="24"/>
        </w:rPr>
        <w:t>Fukushima, Kunihiko. "Neocognitron: A Self-organizing Neural Network Model for a Mechanism of Pattern Recognition Unaffected by Shift in Position". Biologic</w:t>
      </w:r>
      <w:r>
        <w:rPr>
          <w:rFonts w:ascii="宋体" w:eastAsia="宋体" w:hAnsi="宋体"/>
          <w:sz w:val="24"/>
          <w:szCs w:val="24"/>
        </w:rPr>
        <w:t xml:space="preserve">al Cybernetics. 36 (4): 193–202, </w:t>
      </w:r>
      <w:r w:rsidRPr="00FB21A2">
        <w:rPr>
          <w:rFonts w:ascii="宋体" w:eastAsia="宋体" w:hAnsi="宋体"/>
          <w:sz w:val="24"/>
          <w:szCs w:val="24"/>
        </w:rPr>
        <w:t>1980</w:t>
      </w:r>
    </w:p>
    <w:p w:rsidR="008D1B3A" w:rsidRDefault="0035349C" w:rsidP="00FB21A2">
      <w:pPr>
        <w:spacing w:line="300" w:lineRule="auto"/>
        <w:rPr>
          <w:rFonts w:ascii="宋体" w:eastAsia="宋体" w:hAnsi="宋体"/>
          <w:sz w:val="24"/>
          <w:szCs w:val="24"/>
        </w:rPr>
      </w:pPr>
      <w:r>
        <w:rPr>
          <w:rFonts w:ascii="宋体" w:eastAsia="宋体" w:hAnsi="宋体"/>
          <w:sz w:val="24"/>
          <w:szCs w:val="24"/>
        </w:rPr>
        <w:t xml:space="preserve">[16] </w:t>
      </w:r>
      <w:r w:rsidRPr="0035349C">
        <w:rPr>
          <w:rFonts w:ascii="宋体" w:eastAsia="宋体" w:hAnsi="宋体"/>
          <w:sz w:val="24"/>
          <w:szCs w:val="24"/>
        </w:rPr>
        <w:t xml:space="preserve">LeCun, Yann; Léon Bottou; Yoshua Bengio; Patrick Haffner. "Gradient-based learning applied to document recognition" (PDF). Proceedings </w:t>
      </w:r>
      <w:r>
        <w:rPr>
          <w:rFonts w:ascii="宋体" w:eastAsia="宋体" w:hAnsi="宋体"/>
          <w:sz w:val="24"/>
          <w:szCs w:val="24"/>
        </w:rPr>
        <w:t>of the IEEE. 86 (11): 2278–2324, 1998</w:t>
      </w:r>
      <w:r w:rsidR="006313B4">
        <w:rPr>
          <w:rFonts w:ascii="宋体" w:eastAsia="宋体" w:hAnsi="宋体"/>
          <w:sz w:val="24"/>
          <w:szCs w:val="24"/>
        </w:rPr>
        <w:t>.</w:t>
      </w:r>
    </w:p>
    <w:p w:rsidR="008D1B3A" w:rsidRDefault="006313B4" w:rsidP="00FB21A2">
      <w:pPr>
        <w:spacing w:line="300" w:lineRule="auto"/>
        <w:rPr>
          <w:rFonts w:ascii="宋体" w:eastAsia="宋体" w:hAnsi="宋体"/>
          <w:sz w:val="24"/>
          <w:szCs w:val="24"/>
        </w:rPr>
      </w:pPr>
      <w:r>
        <w:rPr>
          <w:rFonts w:ascii="宋体" w:eastAsia="宋体" w:hAnsi="宋体"/>
          <w:sz w:val="24"/>
          <w:szCs w:val="24"/>
        </w:rPr>
        <w:t xml:space="preserve">[17] </w:t>
      </w:r>
      <w:r w:rsidRPr="006313B4">
        <w:rPr>
          <w:rFonts w:ascii="宋体" w:eastAsia="宋体" w:hAnsi="宋体"/>
          <w:sz w:val="24"/>
          <w:szCs w:val="24"/>
        </w:rPr>
        <w:t>Dave Steinkraus; Patrice Simard; Ian Buck. "Using GPUs for Machine Learning Algorithms". 12th International Conference on Document Analysis and Recognit</w:t>
      </w:r>
      <w:r>
        <w:rPr>
          <w:rFonts w:ascii="宋体" w:eastAsia="宋体" w:hAnsi="宋体"/>
          <w:sz w:val="24"/>
          <w:szCs w:val="24"/>
        </w:rPr>
        <w:t>ion (ICDAR 2005). pp. 1115–1119, 2005</w:t>
      </w:r>
      <w:r w:rsidR="00893733">
        <w:rPr>
          <w:rFonts w:ascii="宋体" w:eastAsia="宋体" w:hAnsi="宋体"/>
          <w:sz w:val="24"/>
          <w:szCs w:val="24"/>
        </w:rPr>
        <w:t>.</w:t>
      </w:r>
    </w:p>
    <w:p w:rsidR="008D1B3A" w:rsidRDefault="00893733" w:rsidP="00FB21A2">
      <w:pPr>
        <w:spacing w:line="300" w:lineRule="auto"/>
        <w:rPr>
          <w:rFonts w:ascii="宋体" w:eastAsia="宋体" w:hAnsi="宋体"/>
          <w:sz w:val="24"/>
          <w:szCs w:val="24"/>
        </w:rPr>
      </w:pPr>
      <w:r>
        <w:rPr>
          <w:rFonts w:ascii="宋体" w:eastAsia="宋体" w:hAnsi="宋体"/>
          <w:sz w:val="24"/>
          <w:szCs w:val="24"/>
        </w:rPr>
        <w:t xml:space="preserve">[18] </w:t>
      </w:r>
      <w:r w:rsidRPr="00893733">
        <w:rPr>
          <w:rFonts w:ascii="宋体" w:eastAsia="宋体" w:hAnsi="宋体"/>
          <w:sz w:val="24"/>
          <w:szCs w:val="24"/>
        </w:rPr>
        <w:t>Hopfield, J. J. Neural networks and physical systems with emergent collective computational properties. Proc. Nat.</w:t>
      </w:r>
      <w:r>
        <w:rPr>
          <w:rFonts w:ascii="宋体" w:eastAsia="宋体" w:hAnsi="宋体"/>
          <w:sz w:val="24"/>
          <w:szCs w:val="24"/>
        </w:rPr>
        <w:t xml:space="preserve"> Acad. Sci. (USA) 79, 2554-2558, 1982.</w:t>
      </w:r>
    </w:p>
    <w:p w:rsidR="008D1B3A" w:rsidRDefault="005C674E" w:rsidP="00FB21A2">
      <w:pPr>
        <w:spacing w:line="300" w:lineRule="auto"/>
        <w:rPr>
          <w:rFonts w:ascii="宋体" w:eastAsia="宋体" w:hAnsi="宋体"/>
          <w:sz w:val="24"/>
          <w:szCs w:val="24"/>
        </w:rPr>
      </w:pPr>
      <w:r>
        <w:rPr>
          <w:rFonts w:ascii="宋体" w:eastAsia="宋体" w:hAnsi="宋体"/>
          <w:sz w:val="24"/>
          <w:szCs w:val="24"/>
        </w:rPr>
        <w:t xml:space="preserve">[19] </w:t>
      </w:r>
      <w:r w:rsidRPr="005C674E">
        <w:rPr>
          <w:rFonts w:ascii="宋体" w:eastAsia="宋体" w:hAnsi="宋体"/>
          <w:sz w:val="24"/>
          <w:szCs w:val="24"/>
        </w:rPr>
        <w:t>R. V. Florian, "The Chronotron: A neuron that learns to fire temporally precise spike patterns," PLoS One, 7(8): e40233, 2012．</w:t>
      </w:r>
    </w:p>
    <w:p w:rsidR="008D1B3A" w:rsidRDefault="005C674E" w:rsidP="00FB21A2">
      <w:pPr>
        <w:spacing w:line="300" w:lineRule="auto"/>
        <w:rPr>
          <w:rFonts w:ascii="宋体" w:eastAsia="宋体" w:hAnsi="宋体"/>
          <w:sz w:val="24"/>
          <w:szCs w:val="24"/>
        </w:rPr>
      </w:pPr>
      <w:r>
        <w:rPr>
          <w:rFonts w:ascii="宋体" w:eastAsia="宋体" w:hAnsi="宋体"/>
          <w:sz w:val="24"/>
          <w:szCs w:val="24"/>
        </w:rPr>
        <w:t xml:space="preserve">[20] </w:t>
      </w:r>
      <w:r w:rsidRPr="005C674E">
        <w:rPr>
          <w:rFonts w:ascii="宋体" w:eastAsia="宋体" w:hAnsi="宋体"/>
          <w:sz w:val="24"/>
          <w:szCs w:val="24"/>
        </w:rPr>
        <w:t>A. Mohemmed, S. Schliebs," SPAN: Spike pattern association neuron for learning spatio-temporal spike patterns," International Journal of Neural Systems, 22(4): 1250012, 2012．</w:t>
      </w:r>
    </w:p>
    <w:p w:rsidR="00E12D0A" w:rsidRPr="00297A9E" w:rsidRDefault="00E12D0A" w:rsidP="00E12D0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21</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Horowitz M. Computing</w:t>
      </w:r>
      <w:r>
        <w:rPr>
          <w:rFonts w:ascii="宋体" w:eastAsia="宋体" w:hAnsi="宋体"/>
          <w:sz w:val="24"/>
          <w:szCs w:val="24"/>
        </w:rPr>
        <w:t>’s energy problem: (and what we can do about it). ISSCC invited talk, 2014.</w:t>
      </w:r>
    </w:p>
    <w:p w:rsidR="00E12D0A" w:rsidRDefault="00EA1F42" w:rsidP="00E12D0A">
      <w:pPr>
        <w:spacing w:line="30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22</w:t>
      </w:r>
      <w:r>
        <w:rPr>
          <w:rFonts w:ascii="宋体" w:eastAsia="宋体" w:hAnsi="宋体" w:hint="eastAsia"/>
          <w:sz w:val="24"/>
          <w:szCs w:val="24"/>
        </w:rPr>
        <w:t>]</w:t>
      </w:r>
      <w:r>
        <w:rPr>
          <w:rFonts w:ascii="宋体" w:eastAsia="宋体" w:hAnsi="宋体"/>
          <w:sz w:val="24"/>
          <w:szCs w:val="24"/>
        </w:rPr>
        <w:t xml:space="preserve"> Thomas Potok, et al., Neuromorphic Computing: Architectures, Models, and Applications, DOE </w:t>
      </w:r>
      <w:r w:rsidR="00D17874">
        <w:rPr>
          <w:rFonts w:ascii="宋体" w:eastAsia="宋体" w:hAnsi="宋体"/>
          <w:sz w:val="24"/>
          <w:szCs w:val="24"/>
        </w:rPr>
        <w:t>workshop report</w:t>
      </w:r>
      <w:r>
        <w:rPr>
          <w:rFonts w:ascii="宋体" w:eastAsia="宋体" w:hAnsi="宋体"/>
          <w:sz w:val="24"/>
          <w:szCs w:val="24"/>
        </w:rPr>
        <w:t>, 2016</w:t>
      </w:r>
    </w:p>
    <w:p w:rsidR="00176B18" w:rsidRDefault="00176B18" w:rsidP="00E12D0A">
      <w:pPr>
        <w:spacing w:line="300" w:lineRule="auto"/>
        <w:rPr>
          <w:rFonts w:ascii="宋体" w:eastAsia="宋体" w:hAnsi="宋体"/>
          <w:sz w:val="24"/>
          <w:szCs w:val="24"/>
        </w:rPr>
      </w:pPr>
      <w:r>
        <w:rPr>
          <w:rFonts w:ascii="宋体" w:eastAsia="宋体" w:hAnsi="宋体"/>
          <w:sz w:val="24"/>
          <w:szCs w:val="24"/>
        </w:rPr>
        <w:t xml:space="preserve">[23] </w:t>
      </w:r>
      <w:r w:rsidRPr="00176B18">
        <w:rPr>
          <w:rFonts w:ascii="宋体" w:eastAsia="宋体" w:hAnsi="宋体"/>
          <w:sz w:val="24"/>
          <w:szCs w:val="24"/>
        </w:rPr>
        <w:t>欧盟人类大脑计划[EB/OL].[2016-07-25].www.humanbrainproject.eu/</w:t>
      </w:r>
    </w:p>
    <w:p w:rsidR="0001707C" w:rsidRDefault="0001707C" w:rsidP="00E12D0A">
      <w:pPr>
        <w:spacing w:line="300" w:lineRule="auto"/>
        <w:rPr>
          <w:rFonts w:ascii="宋体" w:eastAsia="宋体" w:hAnsi="宋体"/>
          <w:sz w:val="24"/>
          <w:szCs w:val="24"/>
        </w:rPr>
      </w:pPr>
      <w:r>
        <w:rPr>
          <w:rFonts w:ascii="宋体" w:eastAsia="宋体" w:hAnsi="宋体"/>
          <w:sz w:val="24"/>
          <w:szCs w:val="24"/>
        </w:rPr>
        <w:t xml:space="preserve">[24] </w:t>
      </w:r>
      <w:r w:rsidRPr="0001707C">
        <w:rPr>
          <w:rFonts w:ascii="宋体" w:eastAsia="宋体" w:hAnsi="宋体"/>
          <w:sz w:val="24"/>
          <w:szCs w:val="24"/>
        </w:rPr>
        <w:t>Brüderle, Daniel, et al. "A comprehensive workflow for general-</w:t>
      </w:r>
      <w:r w:rsidRPr="0001707C">
        <w:rPr>
          <w:rFonts w:ascii="宋体" w:eastAsia="宋体" w:hAnsi="宋体"/>
          <w:sz w:val="24"/>
          <w:szCs w:val="24"/>
        </w:rPr>
        <w:lastRenderedPageBreak/>
        <w:t>purpose neural modeling with highly configurable neuromorphic hardware systems." Biological cybernetics 104.4-5 (2011): 263–296.</w:t>
      </w:r>
    </w:p>
    <w:p w:rsidR="00B41E20" w:rsidRDefault="00B41E20" w:rsidP="00E12D0A">
      <w:pPr>
        <w:spacing w:line="300" w:lineRule="auto"/>
        <w:rPr>
          <w:rFonts w:ascii="宋体" w:eastAsia="宋体" w:hAnsi="宋体"/>
          <w:sz w:val="24"/>
          <w:szCs w:val="24"/>
        </w:rPr>
      </w:pPr>
      <w:r>
        <w:rPr>
          <w:rFonts w:ascii="宋体" w:eastAsia="宋体" w:hAnsi="宋体"/>
          <w:sz w:val="24"/>
          <w:szCs w:val="24"/>
        </w:rPr>
        <w:t xml:space="preserve">[25] </w:t>
      </w:r>
      <w:r w:rsidRPr="00B41E20">
        <w:rPr>
          <w:rFonts w:ascii="宋体" w:eastAsia="宋体" w:hAnsi="宋体"/>
          <w:sz w:val="24"/>
          <w:szCs w:val="24"/>
        </w:rPr>
        <w:t>Jouppi et al. "In-Data</w:t>
      </w:r>
      <w:ins w:id="34" w:author="Chengxu" w:date="2018-01-11T10:33:00Z">
        <w:r w:rsidR="00E53C6F">
          <w:rPr>
            <w:rFonts w:ascii="宋体" w:eastAsia="宋体" w:hAnsi="宋体"/>
            <w:sz w:val="24"/>
            <w:szCs w:val="24"/>
          </w:rPr>
          <w:t xml:space="preserve"> </w:t>
        </w:r>
      </w:ins>
      <w:r w:rsidRPr="00B41E20">
        <w:rPr>
          <w:rFonts w:ascii="宋体" w:eastAsia="宋体" w:hAnsi="宋体"/>
          <w:sz w:val="24"/>
          <w:szCs w:val="24"/>
        </w:rPr>
        <w:t>center Performance Analysis of a Tensor Processing Unit." In Proceedings of the 44th Annual International Symposium on Computer Architecture, 1-12. Toronto, ON, Canada: ACM. 2017.</w:t>
      </w:r>
    </w:p>
    <w:p w:rsidR="00B0319D" w:rsidRPr="00297A9E" w:rsidRDefault="00B0319D" w:rsidP="00E12D0A">
      <w:pPr>
        <w:spacing w:line="300" w:lineRule="auto"/>
        <w:rPr>
          <w:rFonts w:ascii="宋体" w:eastAsia="宋体" w:hAnsi="宋体"/>
          <w:sz w:val="24"/>
          <w:szCs w:val="24"/>
        </w:rPr>
      </w:pPr>
      <w:r>
        <w:rPr>
          <w:rFonts w:ascii="宋体" w:eastAsia="宋体" w:hAnsi="宋体"/>
          <w:sz w:val="24"/>
          <w:szCs w:val="24"/>
        </w:rPr>
        <w:t xml:space="preserve">[26] </w:t>
      </w:r>
      <w:r w:rsidRPr="00B0319D">
        <w:rPr>
          <w:rFonts w:ascii="宋体" w:eastAsia="宋体" w:hAnsi="宋体"/>
          <w:sz w:val="24"/>
          <w:szCs w:val="24"/>
        </w:rPr>
        <w:t>Merolla, Paul A., et al. "A million spiking-neuron integrated circuit with a scalable communication network and interface." Science 345.6197 (2014): 668–673.</w:t>
      </w:r>
    </w:p>
    <w:sectPr w:rsidR="00B0319D" w:rsidRPr="00297A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0D2" w:rsidRDefault="000710D2" w:rsidP="004E382A">
      <w:r>
        <w:separator/>
      </w:r>
    </w:p>
  </w:endnote>
  <w:endnote w:type="continuationSeparator" w:id="0">
    <w:p w:rsidR="000710D2" w:rsidRDefault="000710D2" w:rsidP="004E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0D2" w:rsidRDefault="000710D2" w:rsidP="004E382A">
      <w:r>
        <w:separator/>
      </w:r>
    </w:p>
  </w:footnote>
  <w:footnote w:type="continuationSeparator" w:id="0">
    <w:p w:rsidR="000710D2" w:rsidRDefault="000710D2" w:rsidP="004E3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6A20"/>
    <w:multiLevelType w:val="hybridMultilevel"/>
    <w:tmpl w:val="5D1690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6BC7C74"/>
    <w:multiLevelType w:val="hybridMultilevel"/>
    <w:tmpl w:val="2A044A94"/>
    <w:lvl w:ilvl="0" w:tplc="37460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51996"/>
    <w:multiLevelType w:val="hybridMultilevel"/>
    <w:tmpl w:val="36B88A2E"/>
    <w:lvl w:ilvl="0" w:tplc="A6743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C2011C"/>
    <w:multiLevelType w:val="hybridMultilevel"/>
    <w:tmpl w:val="C07862CC"/>
    <w:lvl w:ilvl="0" w:tplc="54B641A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6D4586"/>
    <w:multiLevelType w:val="hybridMultilevel"/>
    <w:tmpl w:val="095C9342"/>
    <w:lvl w:ilvl="0" w:tplc="C72455D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DE6449"/>
    <w:multiLevelType w:val="hybridMultilevel"/>
    <w:tmpl w:val="33021FD2"/>
    <w:lvl w:ilvl="0" w:tplc="59904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E90CAF"/>
    <w:multiLevelType w:val="hybridMultilevel"/>
    <w:tmpl w:val="91C6C47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1FC069D"/>
    <w:multiLevelType w:val="hybridMultilevel"/>
    <w:tmpl w:val="A4CCCCC2"/>
    <w:lvl w:ilvl="0" w:tplc="D840B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192D43"/>
    <w:multiLevelType w:val="hybridMultilevel"/>
    <w:tmpl w:val="30DCB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7973139D"/>
    <w:multiLevelType w:val="hybridMultilevel"/>
    <w:tmpl w:val="20522D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5"/>
  </w:num>
  <w:num w:numId="3">
    <w:abstractNumId w:val="1"/>
  </w:num>
  <w:num w:numId="4">
    <w:abstractNumId w:val="3"/>
  </w:num>
  <w:num w:numId="5">
    <w:abstractNumId w:val="6"/>
  </w:num>
  <w:num w:numId="6">
    <w:abstractNumId w:val="0"/>
  </w:num>
  <w:num w:numId="7">
    <w:abstractNumId w:val="8"/>
  </w:num>
  <w:num w:numId="8">
    <w:abstractNumId w:val="2"/>
  </w:num>
  <w:num w:numId="9">
    <w:abstractNumId w:val="7"/>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gxu">
    <w15:presenceInfo w15:providerId="None" w15:userId="Chengx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activeWritingStyle w:appName="MSWord" w:lang="en-US" w:vendorID="64" w:dllVersion="131078" w:nlCheck="1" w:checkStyle="0"/>
  <w:activeWritingStyle w:appName="MSWord" w:lang="zh-CN" w:vendorID="64" w:dllVersion="131077" w:nlCheck="1" w:checkStyle="1"/>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354"/>
    <w:rsid w:val="00003A23"/>
    <w:rsid w:val="0001653B"/>
    <w:rsid w:val="0001707C"/>
    <w:rsid w:val="0002576C"/>
    <w:rsid w:val="000379D8"/>
    <w:rsid w:val="000405AA"/>
    <w:rsid w:val="00065C14"/>
    <w:rsid w:val="00066FC5"/>
    <w:rsid w:val="000710D2"/>
    <w:rsid w:val="00075D83"/>
    <w:rsid w:val="00091DD4"/>
    <w:rsid w:val="000A2078"/>
    <w:rsid w:val="000A214E"/>
    <w:rsid w:val="000C47E0"/>
    <w:rsid w:val="000C6C95"/>
    <w:rsid w:val="000C7A3C"/>
    <w:rsid w:val="000D043A"/>
    <w:rsid w:val="000D36FE"/>
    <w:rsid w:val="000D392C"/>
    <w:rsid w:val="000E1B22"/>
    <w:rsid w:val="000E6103"/>
    <w:rsid w:val="000F07AF"/>
    <w:rsid w:val="000F2F88"/>
    <w:rsid w:val="000F3A58"/>
    <w:rsid w:val="0010055F"/>
    <w:rsid w:val="001008EF"/>
    <w:rsid w:val="00104283"/>
    <w:rsid w:val="00105561"/>
    <w:rsid w:val="00107192"/>
    <w:rsid w:val="00116DC0"/>
    <w:rsid w:val="00140A6A"/>
    <w:rsid w:val="00154298"/>
    <w:rsid w:val="00157467"/>
    <w:rsid w:val="00160E3E"/>
    <w:rsid w:val="001614A2"/>
    <w:rsid w:val="00164201"/>
    <w:rsid w:val="00170083"/>
    <w:rsid w:val="00176B18"/>
    <w:rsid w:val="001818E6"/>
    <w:rsid w:val="0018755B"/>
    <w:rsid w:val="001876E6"/>
    <w:rsid w:val="001902AC"/>
    <w:rsid w:val="00191984"/>
    <w:rsid w:val="00191E14"/>
    <w:rsid w:val="001B0EED"/>
    <w:rsid w:val="001C5C52"/>
    <w:rsid w:val="001D3784"/>
    <w:rsid w:val="001E137C"/>
    <w:rsid w:val="001E7FE2"/>
    <w:rsid w:val="0020605E"/>
    <w:rsid w:val="00215B9B"/>
    <w:rsid w:val="00216B2A"/>
    <w:rsid w:val="00230447"/>
    <w:rsid w:val="002318AF"/>
    <w:rsid w:val="00234478"/>
    <w:rsid w:val="0024279A"/>
    <w:rsid w:val="00244A8E"/>
    <w:rsid w:val="002559F9"/>
    <w:rsid w:val="00256377"/>
    <w:rsid w:val="00256C13"/>
    <w:rsid w:val="0026113E"/>
    <w:rsid w:val="00263AB4"/>
    <w:rsid w:val="00267928"/>
    <w:rsid w:val="00270F1B"/>
    <w:rsid w:val="00274AFE"/>
    <w:rsid w:val="0028024F"/>
    <w:rsid w:val="00292023"/>
    <w:rsid w:val="00295DA9"/>
    <w:rsid w:val="00296F0D"/>
    <w:rsid w:val="00297A9E"/>
    <w:rsid w:val="002A17AE"/>
    <w:rsid w:val="002A2A2B"/>
    <w:rsid w:val="002A6A2A"/>
    <w:rsid w:val="002B1D03"/>
    <w:rsid w:val="002B675D"/>
    <w:rsid w:val="002D2F91"/>
    <w:rsid w:val="002D42C3"/>
    <w:rsid w:val="002D7414"/>
    <w:rsid w:val="002E05F6"/>
    <w:rsid w:val="002F192D"/>
    <w:rsid w:val="00321577"/>
    <w:rsid w:val="00325143"/>
    <w:rsid w:val="003252B2"/>
    <w:rsid w:val="00325816"/>
    <w:rsid w:val="0033353A"/>
    <w:rsid w:val="003444E1"/>
    <w:rsid w:val="00344D4A"/>
    <w:rsid w:val="0035349C"/>
    <w:rsid w:val="003636F2"/>
    <w:rsid w:val="00365A31"/>
    <w:rsid w:val="003671C0"/>
    <w:rsid w:val="00367A1D"/>
    <w:rsid w:val="00370EEC"/>
    <w:rsid w:val="00373474"/>
    <w:rsid w:val="00377235"/>
    <w:rsid w:val="00377F56"/>
    <w:rsid w:val="003862CE"/>
    <w:rsid w:val="003871ED"/>
    <w:rsid w:val="003A06EF"/>
    <w:rsid w:val="003A40EB"/>
    <w:rsid w:val="003A48BF"/>
    <w:rsid w:val="003A5DAC"/>
    <w:rsid w:val="003A7609"/>
    <w:rsid w:val="003B3915"/>
    <w:rsid w:val="003B4745"/>
    <w:rsid w:val="003B66F1"/>
    <w:rsid w:val="003C2F82"/>
    <w:rsid w:val="003C7F63"/>
    <w:rsid w:val="003D241F"/>
    <w:rsid w:val="003D2C03"/>
    <w:rsid w:val="004103F0"/>
    <w:rsid w:val="004107DA"/>
    <w:rsid w:val="00426D14"/>
    <w:rsid w:val="00441A5B"/>
    <w:rsid w:val="00444452"/>
    <w:rsid w:val="004446D5"/>
    <w:rsid w:val="00455CBD"/>
    <w:rsid w:val="0046258B"/>
    <w:rsid w:val="00463D15"/>
    <w:rsid w:val="0046736E"/>
    <w:rsid w:val="00477ECD"/>
    <w:rsid w:val="00486AF8"/>
    <w:rsid w:val="004A7B60"/>
    <w:rsid w:val="004B4843"/>
    <w:rsid w:val="004B4AEA"/>
    <w:rsid w:val="004B6281"/>
    <w:rsid w:val="004B7562"/>
    <w:rsid w:val="004C799D"/>
    <w:rsid w:val="004D620E"/>
    <w:rsid w:val="004E382A"/>
    <w:rsid w:val="004F259E"/>
    <w:rsid w:val="004F488F"/>
    <w:rsid w:val="00502406"/>
    <w:rsid w:val="00505D40"/>
    <w:rsid w:val="00505F73"/>
    <w:rsid w:val="005108FE"/>
    <w:rsid w:val="0051201B"/>
    <w:rsid w:val="00526FA0"/>
    <w:rsid w:val="00547FB6"/>
    <w:rsid w:val="00551749"/>
    <w:rsid w:val="005533D1"/>
    <w:rsid w:val="00564139"/>
    <w:rsid w:val="00566894"/>
    <w:rsid w:val="00572F84"/>
    <w:rsid w:val="00574F5C"/>
    <w:rsid w:val="00583CE6"/>
    <w:rsid w:val="00586EC5"/>
    <w:rsid w:val="005A02BB"/>
    <w:rsid w:val="005A02F5"/>
    <w:rsid w:val="005A417F"/>
    <w:rsid w:val="005A4E3A"/>
    <w:rsid w:val="005C3CBC"/>
    <w:rsid w:val="005C674E"/>
    <w:rsid w:val="005C72A0"/>
    <w:rsid w:val="005D285A"/>
    <w:rsid w:val="005F056C"/>
    <w:rsid w:val="006031F6"/>
    <w:rsid w:val="00607A92"/>
    <w:rsid w:val="00610FE9"/>
    <w:rsid w:val="00620A43"/>
    <w:rsid w:val="006301B1"/>
    <w:rsid w:val="006313B4"/>
    <w:rsid w:val="006327F5"/>
    <w:rsid w:val="00640E93"/>
    <w:rsid w:val="00646D79"/>
    <w:rsid w:val="00651FDE"/>
    <w:rsid w:val="00666E2A"/>
    <w:rsid w:val="006737D4"/>
    <w:rsid w:val="006737D7"/>
    <w:rsid w:val="00686354"/>
    <w:rsid w:val="006A7D5C"/>
    <w:rsid w:val="006B4183"/>
    <w:rsid w:val="006B6529"/>
    <w:rsid w:val="006C2828"/>
    <w:rsid w:val="006C67C8"/>
    <w:rsid w:val="006D0A8A"/>
    <w:rsid w:val="006D5353"/>
    <w:rsid w:val="006E7084"/>
    <w:rsid w:val="006F2523"/>
    <w:rsid w:val="006F7AB1"/>
    <w:rsid w:val="00700D4D"/>
    <w:rsid w:val="007047F2"/>
    <w:rsid w:val="00714B1E"/>
    <w:rsid w:val="00727C54"/>
    <w:rsid w:val="00733A07"/>
    <w:rsid w:val="007350AA"/>
    <w:rsid w:val="00736C33"/>
    <w:rsid w:val="007379A4"/>
    <w:rsid w:val="0074056C"/>
    <w:rsid w:val="0074118A"/>
    <w:rsid w:val="00741386"/>
    <w:rsid w:val="0074497F"/>
    <w:rsid w:val="00744B57"/>
    <w:rsid w:val="00752400"/>
    <w:rsid w:val="00755725"/>
    <w:rsid w:val="00770ED6"/>
    <w:rsid w:val="0077629F"/>
    <w:rsid w:val="00786792"/>
    <w:rsid w:val="00790618"/>
    <w:rsid w:val="007979B4"/>
    <w:rsid w:val="007B31D5"/>
    <w:rsid w:val="007C32B0"/>
    <w:rsid w:val="007C7954"/>
    <w:rsid w:val="007C7968"/>
    <w:rsid w:val="007D490D"/>
    <w:rsid w:val="007D678C"/>
    <w:rsid w:val="007E6E92"/>
    <w:rsid w:val="007E6FA5"/>
    <w:rsid w:val="007E7902"/>
    <w:rsid w:val="007F0A3E"/>
    <w:rsid w:val="007F1E20"/>
    <w:rsid w:val="00801623"/>
    <w:rsid w:val="00801BFF"/>
    <w:rsid w:val="00801FBC"/>
    <w:rsid w:val="00815903"/>
    <w:rsid w:val="00833332"/>
    <w:rsid w:val="00833D19"/>
    <w:rsid w:val="00857AE1"/>
    <w:rsid w:val="00864A93"/>
    <w:rsid w:val="00881FC6"/>
    <w:rsid w:val="008931F2"/>
    <w:rsid w:val="00893733"/>
    <w:rsid w:val="008A0431"/>
    <w:rsid w:val="008A1E73"/>
    <w:rsid w:val="008C2CD9"/>
    <w:rsid w:val="008C44C7"/>
    <w:rsid w:val="008D00A8"/>
    <w:rsid w:val="008D1B3A"/>
    <w:rsid w:val="008D3567"/>
    <w:rsid w:val="008D5AC3"/>
    <w:rsid w:val="008E6CD7"/>
    <w:rsid w:val="008F06C8"/>
    <w:rsid w:val="008F6C87"/>
    <w:rsid w:val="00901EA0"/>
    <w:rsid w:val="00914770"/>
    <w:rsid w:val="00920830"/>
    <w:rsid w:val="009224A6"/>
    <w:rsid w:val="00935F7E"/>
    <w:rsid w:val="00945256"/>
    <w:rsid w:val="00945858"/>
    <w:rsid w:val="00955F67"/>
    <w:rsid w:val="00956EE8"/>
    <w:rsid w:val="00963CAB"/>
    <w:rsid w:val="00965F51"/>
    <w:rsid w:val="00966173"/>
    <w:rsid w:val="00975DD7"/>
    <w:rsid w:val="009766EA"/>
    <w:rsid w:val="0098176B"/>
    <w:rsid w:val="00981FA1"/>
    <w:rsid w:val="00986547"/>
    <w:rsid w:val="009B00BB"/>
    <w:rsid w:val="009C58C4"/>
    <w:rsid w:val="009C59CC"/>
    <w:rsid w:val="009D3BB0"/>
    <w:rsid w:val="009E5F8D"/>
    <w:rsid w:val="009F72C1"/>
    <w:rsid w:val="00A0234B"/>
    <w:rsid w:val="00A03133"/>
    <w:rsid w:val="00A04971"/>
    <w:rsid w:val="00A050FA"/>
    <w:rsid w:val="00A21CA6"/>
    <w:rsid w:val="00A2371C"/>
    <w:rsid w:val="00A31971"/>
    <w:rsid w:val="00A33713"/>
    <w:rsid w:val="00A34C06"/>
    <w:rsid w:val="00A40238"/>
    <w:rsid w:val="00A4246F"/>
    <w:rsid w:val="00A4480D"/>
    <w:rsid w:val="00A4529A"/>
    <w:rsid w:val="00A51DDC"/>
    <w:rsid w:val="00A52945"/>
    <w:rsid w:val="00A70EB0"/>
    <w:rsid w:val="00A710BE"/>
    <w:rsid w:val="00A90611"/>
    <w:rsid w:val="00AA2668"/>
    <w:rsid w:val="00AC2488"/>
    <w:rsid w:val="00AD7DEA"/>
    <w:rsid w:val="00AE3DCD"/>
    <w:rsid w:val="00B00FD7"/>
    <w:rsid w:val="00B0319D"/>
    <w:rsid w:val="00B15D9C"/>
    <w:rsid w:val="00B16928"/>
    <w:rsid w:val="00B21F61"/>
    <w:rsid w:val="00B26C27"/>
    <w:rsid w:val="00B34A1B"/>
    <w:rsid w:val="00B3551E"/>
    <w:rsid w:val="00B40382"/>
    <w:rsid w:val="00B41E20"/>
    <w:rsid w:val="00B43802"/>
    <w:rsid w:val="00B65D9D"/>
    <w:rsid w:val="00B67F1C"/>
    <w:rsid w:val="00B71B2F"/>
    <w:rsid w:val="00B760FB"/>
    <w:rsid w:val="00B81168"/>
    <w:rsid w:val="00B83D10"/>
    <w:rsid w:val="00B8588E"/>
    <w:rsid w:val="00B96D1A"/>
    <w:rsid w:val="00BB0AAE"/>
    <w:rsid w:val="00BB37AE"/>
    <w:rsid w:val="00BC294D"/>
    <w:rsid w:val="00BD4A55"/>
    <w:rsid w:val="00BD6A2B"/>
    <w:rsid w:val="00BD73EA"/>
    <w:rsid w:val="00BE5D3A"/>
    <w:rsid w:val="00BE651A"/>
    <w:rsid w:val="00BF1A70"/>
    <w:rsid w:val="00C07DF0"/>
    <w:rsid w:val="00C11276"/>
    <w:rsid w:val="00C17162"/>
    <w:rsid w:val="00C21EC0"/>
    <w:rsid w:val="00C2563E"/>
    <w:rsid w:val="00C36216"/>
    <w:rsid w:val="00C46D32"/>
    <w:rsid w:val="00C51468"/>
    <w:rsid w:val="00C51551"/>
    <w:rsid w:val="00C561F4"/>
    <w:rsid w:val="00C62216"/>
    <w:rsid w:val="00C77519"/>
    <w:rsid w:val="00C8357D"/>
    <w:rsid w:val="00C91C5F"/>
    <w:rsid w:val="00CA38DD"/>
    <w:rsid w:val="00CA63A0"/>
    <w:rsid w:val="00CA75AF"/>
    <w:rsid w:val="00CC4B41"/>
    <w:rsid w:val="00CD29BF"/>
    <w:rsid w:val="00CD5DE4"/>
    <w:rsid w:val="00CE504F"/>
    <w:rsid w:val="00CF0F0F"/>
    <w:rsid w:val="00D001DC"/>
    <w:rsid w:val="00D01E8F"/>
    <w:rsid w:val="00D1304B"/>
    <w:rsid w:val="00D145AC"/>
    <w:rsid w:val="00D14C4E"/>
    <w:rsid w:val="00D17874"/>
    <w:rsid w:val="00D34F83"/>
    <w:rsid w:val="00D440DF"/>
    <w:rsid w:val="00D51A64"/>
    <w:rsid w:val="00D52160"/>
    <w:rsid w:val="00D616CD"/>
    <w:rsid w:val="00D76FBF"/>
    <w:rsid w:val="00D7785D"/>
    <w:rsid w:val="00DA0B33"/>
    <w:rsid w:val="00DA7C90"/>
    <w:rsid w:val="00DB7E49"/>
    <w:rsid w:val="00DF1521"/>
    <w:rsid w:val="00DF254C"/>
    <w:rsid w:val="00E052AB"/>
    <w:rsid w:val="00E12D0A"/>
    <w:rsid w:val="00E12E35"/>
    <w:rsid w:val="00E17FAB"/>
    <w:rsid w:val="00E25D7F"/>
    <w:rsid w:val="00E26D29"/>
    <w:rsid w:val="00E2727C"/>
    <w:rsid w:val="00E30F95"/>
    <w:rsid w:val="00E31ABC"/>
    <w:rsid w:val="00E41F67"/>
    <w:rsid w:val="00E44F90"/>
    <w:rsid w:val="00E51C19"/>
    <w:rsid w:val="00E53C6F"/>
    <w:rsid w:val="00E57A14"/>
    <w:rsid w:val="00E63905"/>
    <w:rsid w:val="00E65E03"/>
    <w:rsid w:val="00E7626F"/>
    <w:rsid w:val="00E76C25"/>
    <w:rsid w:val="00E838CC"/>
    <w:rsid w:val="00E95C20"/>
    <w:rsid w:val="00EA1F42"/>
    <w:rsid w:val="00EA2014"/>
    <w:rsid w:val="00EA40D9"/>
    <w:rsid w:val="00EA7B5C"/>
    <w:rsid w:val="00EB5445"/>
    <w:rsid w:val="00EB6F90"/>
    <w:rsid w:val="00ED4AE0"/>
    <w:rsid w:val="00EE231C"/>
    <w:rsid w:val="00EE5FEE"/>
    <w:rsid w:val="00EF47F9"/>
    <w:rsid w:val="00EF5347"/>
    <w:rsid w:val="00EF5CB5"/>
    <w:rsid w:val="00F075C0"/>
    <w:rsid w:val="00F10910"/>
    <w:rsid w:val="00F15951"/>
    <w:rsid w:val="00F33BA7"/>
    <w:rsid w:val="00F35B12"/>
    <w:rsid w:val="00F41A33"/>
    <w:rsid w:val="00F44428"/>
    <w:rsid w:val="00F45FAB"/>
    <w:rsid w:val="00F46318"/>
    <w:rsid w:val="00F52AFF"/>
    <w:rsid w:val="00F6418D"/>
    <w:rsid w:val="00F67C7B"/>
    <w:rsid w:val="00F751FC"/>
    <w:rsid w:val="00FA1EBD"/>
    <w:rsid w:val="00FA3925"/>
    <w:rsid w:val="00FA5622"/>
    <w:rsid w:val="00FB1D00"/>
    <w:rsid w:val="00FB21A2"/>
    <w:rsid w:val="00FC5112"/>
    <w:rsid w:val="00FC679F"/>
    <w:rsid w:val="00FC6D0D"/>
    <w:rsid w:val="00FD02B4"/>
    <w:rsid w:val="00FE6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19FE0"/>
  <w15:chartTrackingRefBased/>
  <w15:docId w15:val="{1AC16527-18E1-45D2-BA2A-FC0F84FAA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736E"/>
    <w:pPr>
      <w:ind w:firstLineChars="200" w:firstLine="420"/>
    </w:pPr>
  </w:style>
  <w:style w:type="paragraph" w:styleId="a4">
    <w:name w:val="endnote text"/>
    <w:basedOn w:val="a"/>
    <w:link w:val="a5"/>
    <w:uiPriority w:val="99"/>
    <w:semiHidden/>
    <w:unhideWhenUsed/>
    <w:rsid w:val="004E382A"/>
    <w:pPr>
      <w:snapToGrid w:val="0"/>
      <w:jc w:val="left"/>
    </w:pPr>
  </w:style>
  <w:style w:type="character" w:customStyle="1" w:styleId="a5">
    <w:name w:val="尾注文本 字符"/>
    <w:basedOn w:val="a0"/>
    <w:link w:val="a4"/>
    <w:uiPriority w:val="99"/>
    <w:semiHidden/>
    <w:rsid w:val="004E382A"/>
  </w:style>
  <w:style w:type="character" w:styleId="a6">
    <w:name w:val="endnote reference"/>
    <w:basedOn w:val="a0"/>
    <w:uiPriority w:val="99"/>
    <w:semiHidden/>
    <w:unhideWhenUsed/>
    <w:rsid w:val="004E382A"/>
    <w:rPr>
      <w:vertAlign w:val="superscript"/>
    </w:rPr>
  </w:style>
  <w:style w:type="character" w:styleId="a7">
    <w:name w:val="Placeholder Text"/>
    <w:basedOn w:val="a0"/>
    <w:uiPriority w:val="99"/>
    <w:semiHidden/>
    <w:rsid w:val="007E7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23188-A266-4D08-83A8-2748E947E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29</Pages>
  <Words>3670</Words>
  <Characters>20921</Characters>
  <Application>Microsoft Office Word</Application>
  <DocSecurity>0</DocSecurity>
  <Lines>174</Lines>
  <Paragraphs>49</Paragraphs>
  <ScaleCrop>false</ScaleCrop>
  <Company>HP</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陈东维</dc:creator>
  <cp:keywords/>
  <dc:description/>
  <cp:lastModifiedBy>Chengxu</cp:lastModifiedBy>
  <cp:revision>9</cp:revision>
  <dcterms:created xsi:type="dcterms:W3CDTF">2018-01-11T02:06:00Z</dcterms:created>
  <dcterms:modified xsi:type="dcterms:W3CDTF">2018-01-11T03:35:00Z</dcterms:modified>
</cp:coreProperties>
</file>